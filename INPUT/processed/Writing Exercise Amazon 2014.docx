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44FE" w:rsidRPr="007108FB" w:rsidRDefault="004144FE" w:rsidP="004144FE">
      <w:pPr>
        <w:rPr>
          <w:sz w:val="12"/>
          <w:szCs w:val="12"/>
          <w:lang w:val="en-GB"/>
        </w:rPr>
      </w:pPr>
      <w:r w:rsidRPr="00BD34A7">
        <w:rPr>
          <w:lang w:val="en-GB"/>
        </w:rPr>
        <w:t>Interview Process Written Exercise</w:t>
      </w:r>
      <w:r>
        <w:rPr>
          <w:lang w:val="en-GB"/>
        </w:rPr>
        <w:t xml:space="preserve"> – Candidate Answer Form</w:t>
      </w:r>
    </w:p>
    <w:tbl>
      <w:tblPr>
        <w:tblStyle w:val="TableGrid"/>
        <w:tblW w:w="9498" w:type="dxa"/>
        <w:tblInd w:w="108" w:type="dxa"/>
        <w:tblLook w:val="04A0" w:firstRow="1" w:lastRow="0" w:firstColumn="1" w:lastColumn="0" w:noHBand="0" w:noVBand="1"/>
      </w:tblPr>
      <w:tblGrid>
        <w:gridCol w:w="2410"/>
        <w:gridCol w:w="7088"/>
      </w:tblGrid>
      <w:tr w:rsidR="004144FE" w:rsidRPr="004144FE" w:rsidTr="004144FE">
        <w:tc>
          <w:tcPr>
            <w:tcW w:w="2410" w:type="dxa"/>
            <w:shd w:val="clear" w:color="auto" w:fill="F2F2F2" w:themeFill="background1" w:themeFillShade="F2"/>
          </w:tcPr>
          <w:p w:rsidR="004144FE" w:rsidRPr="004144FE" w:rsidRDefault="004144FE" w:rsidP="004144FE">
            <w:pPr>
              <w:contextualSpacing/>
              <w:rPr>
                <w:lang w:val="en-GB"/>
              </w:rPr>
            </w:pPr>
            <w:r w:rsidRPr="004144FE">
              <w:rPr>
                <w:lang w:val="en-GB"/>
              </w:rPr>
              <w:t>Candidate Name</w:t>
            </w:r>
          </w:p>
        </w:tc>
        <w:tc>
          <w:tcPr>
            <w:tcW w:w="7088" w:type="dxa"/>
          </w:tcPr>
          <w:p w:rsidR="004144FE" w:rsidRPr="004144FE" w:rsidRDefault="004144FE" w:rsidP="004144FE">
            <w:pPr>
              <w:contextualSpacing/>
              <w:rPr>
                <w:lang w:val="en-GB"/>
              </w:rPr>
            </w:pPr>
          </w:p>
        </w:tc>
      </w:tr>
      <w:tr w:rsidR="004144FE" w:rsidRPr="004144FE" w:rsidTr="004144FE">
        <w:tc>
          <w:tcPr>
            <w:tcW w:w="2410" w:type="dxa"/>
            <w:shd w:val="clear" w:color="auto" w:fill="F2F2F2" w:themeFill="background1" w:themeFillShade="F2"/>
          </w:tcPr>
          <w:p w:rsidR="004144FE" w:rsidRPr="004144FE" w:rsidRDefault="004144FE" w:rsidP="004144FE">
            <w:pPr>
              <w:contextualSpacing/>
              <w:rPr>
                <w:lang w:val="en-GB"/>
              </w:rPr>
            </w:pPr>
            <w:r w:rsidRPr="004144FE">
              <w:rPr>
                <w:lang w:val="en-GB"/>
              </w:rPr>
              <w:t>Role Applied For</w:t>
            </w:r>
          </w:p>
        </w:tc>
        <w:tc>
          <w:tcPr>
            <w:tcW w:w="7088" w:type="dxa"/>
          </w:tcPr>
          <w:p w:rsidR="004144FE" w:rsidRPr="004144FE" w:rsidRDefault="004144FE" w:rsidP="004144FE">
            <w:pPr>
              <w:contextualSpacing/>
              <w:rPr>
                <w:lang w:val="en-GB"/>
              </w:rPr>
            </w:pPr>
          </w:p>
        </w:tc>
      </w:tr>
      <w:tr w:rsidR="004144FE" w:rsidRPr="004144FE" w:rsidTr="004144FE">
        <w:tc>
          <w:tcPr>
            <w:tcW w:w="2410" w:type="dxa"/>
            <w:shd w:val="clear" w:color="auto" w:fill="F2F2F2" w:themeFill="background1" w:themeFillShade="F2"/>
          </w:tcPr>
          <w:p w:rsidR="004144FE" w:rsidRPr="004144FE" w:rsidRDefault="004144FE" w:rsidP="004144FE">
            <w:pPr>
              <w:contextualSpacing/>
              <w:rPr>
                <w:lang w:val="en-GB"/>
              </w:rPr>
            </w:pPr>
            <w:r w:rsidRPr="004144FE">
              <w:rPr>
                <w:lang w:val="en-GB"/>
              </w:rPr>
              <w:t>Interview Date</w:t>
            </w:r>
          </w:p>
        </w:tc>
        <w:tc>
          <w:tcPr>
            <w:tcW w:w="7088" w:type="dxa"/>
          </w:tcPr>
          <w:p w:rsidR="004144FE" w:rsidRPr="004144FE" w:rsidRDefault="004144FE" w:rsidP="004144FE">
            <w:pPr>
              <w:contextualSpacing/>
              <w:rPr>
                <w:lang w:val="en-GB"/>
              </w:rPr>
            </w:pPr>
          </w:p>
        </w:tc>
      </w:tr>
      <w:tr w:rsidR="004144FE" w:rsidRPr="004144FE" w:rsidTr="004144FE">
        <w:tc>
          <w:tcPr>
            <w:tcW w:w="2410" w:type="dxa"/>
            <w:shd w:val="clear" w:color="auto" w:fill="F2F2F2" w:themeFill="background1" w:themeFillShade="F2"/>
          </w:tcPr>
          <w:p w:rsidR="004144FE" w:rsidRPr="004144FE" w:rsidRDefault="004144FE" w:rsidP="004144FE">
            <w:pPr>
              <w:contextualSpacing/>
              <w:rPr>
                <w:lang w:val="en-GB"/>
              </w:rPr>
            </w:pPr>
            <w:r w:rsidRPr="004144FE">
              <w:rPr>
                <w:lang w:val="en-GB"/>
              </w:rPr>
              <w:t>Written Exercise Deadline Date</w:t>
            </w:r>
          </w:p>
        </w:tc>
        <w:tc>
          <w:tcPr>
            <w:tcW w:w="7088" w:type="dxa"/>
          </w:tcPr>
          <w:p w:rsidR="004144FE" w:rsidRPr="004144FE" w:rsidRDefault="004144FE" w:rsidP="004144FE">
            <w:pPr>
              <w:contextualSpacing/>
              <w:rPr>
                <w:lang w:val="en-GB"/>
              </w:rPr>
            </w:pPr>
          </w:p>
        </w:tc>
      </w:tr>
    </w:tbl>
    <w:p w:rsidR="004144FE" w:rsidRPr="004144FE" w:rsidRDefault="004144FE" w:rsidP="004144FE">
      <w:pPr>
        <w:spacing w:after="0" w:line="240" w:lineRule="auto"/>
        <w:contextualSpacing/>
        <w:rPr>
          <w:lang w:val="en-GB"/>
        </w:rPr>
      </w:pPr>
    </w:p>
    <w:p w:rsidR="004144FE" w:rsidRPr="004144FE" w:rsidRDefault="004144FE" w:rsidP="004144FE">
      <w:pPr>
        <w:spacing w:after="0" w:line="240" w:lineRule="auto"/>
        <w:contextualSpacing/>
        <w:rPr>
          <w:lang w:val="en-GB"/>
        </w:rPr>
      </w:pPr>
      <w:r w:rsidRPr="004144FE">
        <w:rPr>
          <w:lang w:val="en-GB"/>
        </w:rPr>
        <w:t xml:space="preserve">Please answer just </w:t>
      </w:r>
      <w:r w:rsidRPr="004144FE">
        <w:rPr>
          <w:u w:val="single"/>
          <w:lang w:val="en-GB"/>
        </w:rPr>
        <w:t>one</w:t>
      </w:r>
      <w:r w:rsidRPr="004144FE">
        <w:rPr>
          <w:lang w:val="en-GB"/>
        </w:rPr>
        <w:t xml:space="preserve"> of the following questions:</w:t>
      </w:r>
    </w:p>
    <w:p w:rsidR="004144FE" w:rsidRPr="004144FE" w:rsidRDefault="004144FE" w:rsidP="004144FE">
      <w:pPr>
        <w:spacing w:after="0" w:line="240" w:lineRule="auto"/>
        <w:contextualSpacing/>
        <w:rPr>
          <w:lang w:val="en-GB"/>
        </w:rPr>
      </w:pPr>
    </w:p>
    <w:tbl>
      <w:tblPr>
        <w:tblStyle w:val="TableGrid"/>
        <w:tblW w:w="9498" w:type="dxa"/>
        <w:tblInd w:w="108" w:type="dxa"/>
        <w:tblLook w:val="04A0" w:firstRow="1" w:lastRow="0" w:firstColumn="1" w:lastColumn="0" w:noHBand="0" w:noVBand="1"/>
      </w:tblPr>
      <w:tblGrid>
        <w:gridCol w:w="9498"/>
      </w:tblGrid>
      <w:tr w:rsidR="004144FE" w:rsidRPr="004144FE" w:rsidTr="004144FE">
        <w:tc>
          <w:tcPr>
            <w:tcW w:w="9498" w:type="dxa"/>
            <w:shd w:val="clear" w:color="auto" w:fill="F2F2F2" w:themeFill="background1" w:themeFillShade="F2"/>
          </w:tcPr>
          <w:p w:rsidR="004144FE" w:rsidRPr="004144FE" w:rsidRDefault="004144FE" w:rsidP="004144FE">
            <w:pPr>
              <w:contextualSpacing/>
              <w:rPr>
                <w:lang w:val="en-GB"/>
              </w:rPr>
            </w:pPr>
            <w:r w:rsidRPr="004144FE">
              <w:rPr>
                <w:lang w:val="en-GB"/>
              </w:rPr>
              <w:t>Questions:</w:t>
            </w:r>
          </w:p>
          <w:p w:rsidR="004144FE" w:rsidRPr="004144FE" w:rsidRDefault="004144FE" w:rsidP="004144FE">
            <w:pPr>
              <w:contextualSpacing/>
              <w:rPr>
                <w:lang w:val="en-GB"/>
              </w:rPr>
            </w:pPr>
          </w:p>
        </w:tc>
      </w:tr>
      <w:tr w:rsidR="004144FE" w:rsidRPr="004144FE" w:rsidTr="004144FE">
        <w:tc>
          <w:tcPr>
            <w:tcW w:w="9498" w:type="dxa"/>
          </w:tcPr>
          <w:p w:rsidR="004144FE" w:rsidRPr="004144FE" w:rsidRDefault="004144FE" w:rsidP="004144FE">
            <w:pPr>
              <w:textAlignment w:val="center"/>
              <w:rPr>
                <w:rFonts w:cstheme="minorHAnsi"/>
                <w:lang w:val="en-GB"/>
              </w:rPr>
            </w:pPr>
            <w:r w:rsidRPr="004144FE">
              <w:rPr>
                <w:rFonts w:cstheme="minorHAnsi"/>
                <w:b/>
                <w:lang w:val="en-GB"/>
              </w:rPr>
              <w:t>1.</w:t>
            </w:r>
            <w:r w:rsidRPr="004144FE">
              <w:rPr>
                <w:rFonts w:cstheme="minorHAnsi"/>
              </w:rPr>
              <w:t xml:space="preserve">  Most decisions are made with analysis, but some are judgment calls not susceptible to analysis due to time or information constraints.  Please write about a judgment call you’ve made recently that couldn’t be analyzed.  It can be a big or small one, but not a personal issue.  </w:t>
            </w:r>
            <w:r w:rsidRPr="004144FE">
              <w:rPr>
                <w:rFonts w:cstheme="minorHAnsi"/>
                <w:color w:val="000000"/>
              </w:rPr>
              <w:t>What was the situation, the alternatives you considered and evaluated, and your decision making process?  Be sure to explain why you chose the alternative you did relative to others considered.</w:t>
            </w:r>
            <w:r w:rsidRPr="004144FE">
              <w:rPr>
                <w:rFonts w:cstheme="minorHAnsi"/>
              </w:rPr>
              <w:t xml:space="preserve"> </w:t>
            </w:r>
          </w:p>
          <w:p w:rsidR="004144FE" w:rsidRPr="004144FE" w:rsidRDefault="004144FE" w:rsidP="004144FE">
            <w:pPr>
              <w:contextualSpacing/>
              <w:rPr>
                <w:rFonts w:cstheme="minorHAnsi"/>
                <w:lang w:val="en-GB"/>
              </w:rPr>
            </w:pPr>
          </w:p>
        </w:tc>
      </w:tr>
      <w:tr w:rsidR="004144FE" w:rsidRPr="004144FE" w:rsidTr="004144FE">
        <w:tc>
          <w:tcPr>
            <w:tcW w:w="9498" w:type="dxa"/>
          </w:tcPr>
          <w:p w:rsidR="004144FE" w:rsidRPr="004144FE" w:rsidRDefault="004144FE" w:rsidP="0076264C">
            <w:pPr>
              <w:textAlignment w:val="center"/>
              <w:rPr>
                <w:rFonts w:cstheme="minorHAnsi"/>
                <w:lang w:val="en-GB"/>
              </w:rPr>
            </w:pPr>
            <w:r w:rsidRPr="004144FE">
              <w:rPr>
                <w:rFonts w:cstheme="minorHAnsi"/>
                <w:b/>
                <w:lang w:val="en-GB"/>
              </w:rPr>
              <w:t>2</w:t>
            </w:r>
            <w:r w:rsidRPr="004144FE">
              <w:rPr>
                <w:rFonts w:cstheme="minorHAnsi"/>
                <w:lang w:val="en-GB"/>
              </w:rPr>
              <w:t xml:space="preserve">.  </w:t>
            </w:r>
            <w:r w:rsidRPr="004144FE">
              <w:rPr>
                <w:rFonts w:cstheme="minorHAnsi"/>
              </w:rPr>
              <w:t>What is the most inventive or innovative thing you’ve done?  It doesn’t have to be something that’s patented. It could be a process change, product idea, new metric or customer facing interface – something that was your idea. It cannot be anything your current or previous employer would deem confidential information.  Please provide us with context to understand the invention/innovation.  What problem were you seeking to solve?  Why was it important? What was the result? Why or how did it make a difference and change things?</w:t>
            </w:r>
          </w:p>
          <w:p w:rsidR="004144FE" w:rsidRPr="004144FE" w:rsidRDefault="004144FE" w:rsidP="0076264C">
            <w:pPr>
              <w:contextualSpacing/>
              <w:rPr>
                <w:rFonts w:cstheme="minorHAnsi"/>
                <w:lang w:val="en-GB"/>
              </w:rPr>
            </w:pPr>
          </w:p>
        </w:tc>
      </w:tr>
    </w:tbl>
    <w:p w:rsidR="004144FE" w:rsidRPr="004144FE" w:rsidRDefault="004144FE" w:rsidP="004144FE">
      <w:pPr>
        <w:spacing w:after="0" w:line="240" w:lineRule="auto"/>
        <w:contextualSpacing/>
        <w:rPr>
          <w:lang w:val="en-GB"/>
        </w:rPr>
      </w:pPr>
    </w:p>
    <w:p w:rsidR="004144FE" w:rsidRPr="004144FE" w:rsidRDefault="004144FE" w:rsidP="004144FE">
      <w:pPr>
        <w:spacing w:after="0" w:line="240" w:lineRule="auto"/>
        <w:contextualSpacing/>
        <w:rPr>
          <w:rFonts w:ascii="Calibri" w:hAnsi="Calibri"/>
        </w:rPr>
      </w:pPr>
      <w:r w:rsidRPr="004144FE">
        <w:rPr>
          <w:rFonts w:ascii="Calibri" w:hAnsi="Calibri"/>
        </w:rPr>
        <w:t xml:space="preserve">We ask that you craft a written response that is </w:t>
      </w:r>
      <w:r w:rsidRPr="004144FE">
        <w:rPr>
          <w:rFonts w:ascii="Calibri" w:hAnsi="Calibri"/>
          <w:u w:val="single"/>
        </w:rPr>
        <w:t>no more</w:t>
      </w:r>
      <w:r w:rsidRPr="004144FE">
        <w:rPr>
          <w:rFonts w:ascii="Calibri" w:hAnsi="Calibri"/>
        </w:rPr>
        <w:t xml:space="preserve"> than four pages; typical responses are about two pages.</w:t>
      </w:r>
    </w:p>
    <w:p w:rsidR="004144FE" w:rsidRPr="004144FE" w:rsidRDefault="004144FE" w:rsidP="004144FE">
      <w:pPr>
        <w:spacing w:after="0" w:line="240" w:lineRule="auto"/>
        <w:contextualSpacing/>
        <w:rPr>
          <w:rFonts w:ascii="Calibri" w:hAnsi="Calibri"/>
        </w:rPr>
      </w:pPr>
    </w:p>
    <w:p w:rsidR="004144FE" w:rsidRPr="004144FE" w:rsidRDefault="004144FE" w:rsidP="004144FE">
      <w:pPr>
        <w:spacing w:after="0"/>
        <w:contextualSpacing/>
        <w:rPr>
          <w:rFonts w:ascii="Calibri" w:hAnsi="Calibri"/>
        </w:rPr>
      </w:pPr>
      <w:r w:rsidRPr="004144FE">
        <w:rPr>
          <w:rFonts w:ascii="Calibri" w:hAnsi="Calibri"/>
        </w:rPr>
        <w:t>We will evaluate your writing on two primary criteria:</w:t>
      </w:r>
    </w:p>
    <w:p w:rsidR="004144FE" w:rsidRPr="004144FE" w:rsidRDefault="004144FE" w:rsidP="004144FE">
      <w:pPr>
        <w:pStyle w:val="ListParagraph"/>
        <w:numPr>
          <w:ilvl w:val="0"/>
          <w:numId w:val="2"/>
        </w:numPr>
        <w:ind w:left="284" w:hanging="284"/>
        <w:rPr>
          <w:rFonts w:ascii="Calibri" w:hAnsi="Calibri"/>
          <w:sz w:val="22"/>
          <w:szCs w:val="22"/>
        </w:rPr>
      </w:pPr>
      <w:r w:rsidRPr="004144FE">
        <w:rPr>
          <w:rFonts w:ascii="Calibri" w:hAnsi="Calibri"/>
          <w:sz w:val="22"/>
          <w:szCs w:val="22"/>
        </w:rPr>
        <w:t xml:space="preserve">Clarity of thought and expression (i.e., did you explain your point well?)  </w:t>
      </w:r>
    </w:p>
    <w:p w:rsidR="004144FE" w:rsidRPr="004144FE" w:rsidRDefault="004144FE" w:rsidP="004144FE">
      <w:pPr>
        <w:pStyle w:val="ListParagraph"/>
        <w:numPr>
          <w:ilvl w:val="0"/>
          <w:numId w:val="2"/>
        </w:numPr>
        <w:ind w:left="284" w:hanging="284"/>
        <w:rPr>
          <w:rFonts w:ascii="Calibri" w:hAnsi="Calibri"/>
          <w:sz w:val="22"/>
          <w:szCs w:val="22"/>
        </w:rPr>
      </w:pPr>
      <w:r w:rsidRPr="004144FE">
        <w:rPr>
          <w:rFonts w:ascii="Calibri" w:hAnsi="Calibri"/>
          <w:sz w:val="22"/>
          <w:szCs w:val="22"/>
        </w:rPr>
        <w:t>Organization and structure (i.e., does it flow? does it make sense?)</w:t>
      </w:r>
    </w:p>
    <w:p w:rsidR="004144FE" w:rsidRPr="004144FE" w:rsidRDefault="004144FE" w:rsidP="004144FE">
      <w:pPr>
        <w:spacing w:after="0"/>
        <w:contextualSpacing/>
        <w:rPr>
          <w:rFonts w:ascii="Calibri" w:hAnsi="Calibri"/>
        </w:rPr>
      </w:pPr>
    </w:p>
    <w:p w:rsidR="004144FE" w:rsidRPr="004144FE" w:rsidRDefault="004144FE" w:rsidP="004144FE">
      <w:pPr>
        <w:spacing w:after="0"/>
        <w:contextualSpacing/>
        <w:rPr>
          <w:rFonts w:ascii="Calibri" w:hAnsi="Calibri"/>
        </w:rPr>
      </w:pPr>
      <w:r w:rsidRPr="004144FE">
        <w:rPr>
          <w:rFonts w:ascii="Calibri" w:hAnsi="Calibri"/>
          <w:b/>
          <w:bCs/>
        </w:rPr>
        <w:t xml:space="preserve">Guidelines: </w:t>
      </w:r>
    </w:p>
    <w:p w:rsidR="004144FE" w:rsidRPr="004144FE" w:rsidRDefault="004144FE" w:rsidP="004144FE">
      <w:pPr>
        <w:pStyle w:val="ListParagraph"/>
        <w:numPr>
          <w:ilvl w:val="0"/>
          <w:numId w:val="2"/>
        </w:numPr>
        <w:ind w:left="284" w:hanging="284"/>
        <w:rPr>
          <w:rFonts w:ascii="Calibri" w:hAnsi="Calibri"/>
          <w:sz w:val="22"/>
          <w:szCs w:val="22"/>
        </w:rPr>
      </w:pPr>
      <w:r w:rsidRPr="004144FE">
        <w:rPr>
          <w:rFonts w:ascii="Calibri" w:hAnsi="Calibri"/>
          <w:sz w:val="22"/>
          <w:szCs w:val="22"/>
        </w:rPr>
        <w:t>Please respond in narrative form and limit the use of bullets/outline form.</w:t>
      </w:r>
    </w:p>
    <w:p w:rsidR="004144FE" w:rsidRPr="004144FE" w:rsidRDefault="004144FE" w:rsidP="004144FE">
      <w:pPr>
        <w:pStyle w:val="ListParagraph"/>
        <w:numPr>
          <w:ilvl w:val="0"/>
          <w:numId w:val="2"/>
        </w:numPr>
        <w:ind w:left="284" w:hanging="284"/>
        <w:rPr>
          <w:rFonts w:ascii="Calibri" w:hAnsi="Calibri"/>
          <w:sz w:val="22"/>
          <w:szCs w:val="22"/>
        </w:rPr>
      </w:pPr>
      <w:r w:rsidRPr="004144FE">
        <w:rPr>
          <w:rFonts w:ascii="Calibri" w:hAnsi="Calibri"/>
          <w:sz w:val="22"/>
          <w:szCs w:val="22"/>
        </w:rPr>
        <w:t>Please type your response in rich text format (i.e., MS Word).</w:t>
      </w:r>
    </w:p>
    <w:p w:rsidR="004144FE" w:rsidRPr="004144FE" w:rsidRDefault="004144FE" w:rsidP="004144FE">
      <w:pPr>
        <w:pStyle w:val="ListParagraph"/>
        <w:numPr>
          <w:ilvl w:val="0"/>
          <w:numId w:val="2"/>
        </w:numPr>
        <w:ind w:left="284" w:hanging="284"/>
        <w:rPr>
          <w:rFonts w:ascii="Calibri" w:hAnsi="Calibri"/>
          <w:sz w:val="22"/>
          <w:szCs w:val="22"/>
        </w:rPr>
      </w:pPr>
      <w:r w:rsidRPr="004144FE">
        <w:rPr>
          <w:rFonts w:ascii="Calibri" w:hAnsi="Calibri"/>
          <w:sz w:val="22"/>
          <w:szCs w:val="22"/>
        </w:rPr>
        <w:t>Please clearly indicate the question you have selected at the top of your response.</w:t>
      </w:r>
    </w:p>
    <w:p w:rsidR="004144FE" w:rsidRPr="004144FE" w:rsidRDefault="004144FE" w:rsidP="004144FE">
      <w:pPr>
        <w:pStyle w:val="ListParagraph"/>
        <w:numPr>
          <w:ilvl w:val="0"/>
          <w:numId w:val="2"/>
        </w:numPr>
        <w:ind w:left="284" w:hanging="284"/>
        <w:rPr>
          <w:rFonts w:ascii="Calibri" w:hAnsi="Calibri"/>
          <w:sz w:val="22"/>
          <w:szCs w:val="22"/>
        </w:rPr>
      </w:pPr>
      <w:r w:rsidRPr="004144FE">
        <w:rPr>
          <w:rFonts w:ascii="Calibri" w:hAnsi="Calibri"/>
          <w:sz w:val="22"/>
          <w:szCs w:val="22"/>
        </w:rPr>
        <w:t>Please do not include any confidential or proprietary information.</w:t>
      </w:r>
    </w:p>
    <w:p w:rsidR="0076264C" w:rsidRDefault="0076264C">
      <w:pPr>
        <w:rPr>
          <w:lang w:val="en-GB"/>
        </w:rPr>
      </w:pPr>
      <w:r>
        <w:rPr>
          <w:lang w:val="en-GB"/>
        </w:rPr>
        <w:br w:type="page"/>
      </w:r>
    </w:p>
    <w:p w:rsidR="004144FE" w:rsidRPr="004144FE" w:rsidRDefault="004144FE" w:rsidP="004144FE">
      <w:pPr>
        <w:spacing w:after="0" w:line="240" w:lineRule="auto"/>
        <w:ind w:left="-284"/>
        <w:contextualSpacing/>
        <w:rPr>
          <w:lang w:val="en-GB"/>
        </w:rPr>
      </w:pPr>
    </w:p>
    <w:tbl>
      <w:tblPr>
        <w:tblStyle w:val="TableGrid"/>
        <w:tblW w:w="9639" w:type="dxa"/>
        <w:tblInd w:w="108" w:type="dxa"/>
        <w:tblLook w:val="04A0" w:firstRow="1" w:lastRow="0" w:firstColumn="1" w:lastColumn="0" w:noHBand="0" w:noVBand="1"/>
      </w:tblPr>
      <w:tblGrid>
        <w:gridCol w:w="709"/>
        <w:gridCol w:w="8930"/>
      </w:tblGrid>
      <w:tr w:rsidR="004144FE" w:rsidRPr="004144FE" w:rsidTr="004144FE">
        <w:tc>
          <w:tcPr>
            <w:tcW w:w="9639" w:type="dxa"/>
            <w:gridSpan w:val="2"/>
            <w:shd w:val="clear" w:color="auto" w:fill="F2F2F2" w:themeFill="background1" w:themeFillShade="F2"/>
          </w:tcPr>
          <w:p w:rsidR="004144FE" w:rsidRPr="004144FE" w:rsidRDefault="004144FE" w:rsidP="0076264C">
            <w:pPr>
              <w:contextualSpacing/>
              <w:rPr>
                <w:lang w:val="en-GB"/>
              </w:rPr>
            </w:pPr>
            <w:r w:rsidRPr="004144FE">
              <w:rPr>
                <w:lang w:val="en-GB"/>
              </w:rPr>
              <w:t>Answer:</w:t>
            </w:r>
          </w:p>
          <w:p w:rsidR="004144FE" w:rsidRPr="004144FE" w:rsidRDefault="004144FE" w:rsidP="0076264C">
            <w:pPr>
              <w:contextualSpacing/>
              <w:rPr>
                <w:lang w:val="en-GB"/>
              </w:rPr>
            </w:pPr>
          </w:p>
        </w:tc>
      </w:tr>
      <w:tr w:rsidR="004144FE" w:rsidRPr="004144FE" w:rsidTr="004144FE">
        <w:tc>
          <w:tcPr>
            <w:tcW w:w="709" w:type="dxa"/>
          </w:tcPr>
          <w:p w:rsidR="004144FE" w:rsidRPr="004144FE" w:rsidRDefault="004144FE" w:rsidP="0076264C">
            <w:pPr>
              <w:contextualSpacing/>
              <w:rPr>
                <w:lang w:val="en-GB"/>
              </w:rPr>
            </w:pPr>
          </w:p>
          <w:p w:rsidR="004144FE" w:rsidRPr="004144FE" w:rsidRDefault="004144FE" w:rsidP="0076264C">
            <w:pPr>
              <w:contextualSpacing/>
              <w:rPr>
                <w:lang w:val="en-GB"/>
              </w:rPr>
            </w:pPr>
          </w:p>
          <w:p w:rsidR="004144FE" w:rsidRPr="004144FE" w:rsidRDefault="004144FE" w:rsidP="0076264C">
            <w:pPr>
              <w:contextualSpacing/>
              <w:rPr>
                <w:lang w:val="en-GB"/>
              </w:rPr>
            </w:pPr>
          </w:p>
        </w:tc>
        <w:tc>
          <w:tcPr>
            <w:tcW w:w="8930" w:type="dxa"/>
          </w:tcPr>
          <w:p w:rsidR="0076264C" w:rsidRDefault="0076264C" w:rsidP="00A30120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sz w:val="24"/>
                <w:szCs w:val="24"/>
              </w:rPr>
            </w:pPr>
            <w:proofErr w:type="gramStart"/>
            <w:r>
              <w:rPr>
                <w:rFonts w:ascii="Helvetica" w:hAnsi="Helvetica" w:cs="Helvetica"/>
                <w:sz w:val="24"/>
                <w:szCs w:val="24"/>
              </w:rPr>
              <w:t>Question :</w:t>
            </w:r>
            <w:proofErr w:type="gramEnd"/>
            <w:r>
              <w:rPr>
                <w:rFonts w:ascii="Helvetica" w:hAnsi="Helvetica" w:cs="Helvetica"/>
                <w:sz w:val="24"/>
                <w:szCs w:val="24"/>
              </w:rPr>
              <w:t xml:space="preserve"> What is the most inventive or innovative thing you’ve done ?</w:t>
            </w:r>
          </w:p>
          <w:p w:rsidR="0076264C" w:rsidRDefault="0076264C" w:rsidP="0076264C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A30120" w:rsidRDefault="00A30120" w:rsidP="0076264C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76264C" w:rsidRDefault="0076264C" w:rsidP="0076264C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 xml:space="preserve">Let me introduce you </w:t>
            </w:r>
            <w:r w:rsidR="00E303E3">
              <w:rPr>
                <w:rFonts w:ascii="Helvetica" w:hAnsi="Helvetica" w:cs="Helvetica"/>
                <w:sz w:val="24"/>
                <w:szCs w:val="24"/>
              </w:rPr>
              <w:t xml:space="preserve">to </w:t>
            </w:r>
            <w:r>
              <w:rPr>
                <w:rFonts w:ascii="Helvetica" w:hAnsi="Helvetica" w:cs="Helvetica"/>
                <w:sz w:val="24"/>
                <w:szCs w:val="24"/>
              </w:rPr>
              <w:t>“</w:t>
            </w:r>
            <w:proofErr w:type="spellStart"/>
            <w:r>
              <w:rPr>
                <w:rFonts w:ascii="Helvetica" w:hAnsi="Helvetica" w:cs="Helvetica"/>
                <w:sz w:val="24"/>
                <w:szCs w:val="24"/>
              </w:rPr>
              <w:t>Sparklines</w:t>
            </w:r>
            <w:proofErr w:type="spellEnd"/>
            <w:r>
              <w:rPr>
                <w:rFonts w:ascii="Helvetica" w:hAnsi="Helvetica" w:cs="Helvetica"/>
                <w:sz w:val="24"/>
                <w:szCs w:val="24"/>
              </w:rPr>
              <w:t xml:space="preserve"> for Excel”</w:t>
            </w:r>
            <w:r w:rsidR="00B6539F">
              <w:rPr>
                <w:rFonts w:ascii="Helvetica" w:hAnsi="Helvetica" w:cs="Helvetica"/>
                <w:sz w:val="24"/>
                <w:szCs w:val="24"/>
              </w:rPr>
              <w:t xml:space="preserve"> (</w:t>
            </w:r>
            <w:proofErr w:type="spellStart"/>
            <w:r w:rsidR="00B6539F">
              <w:rPr>
                <w:rFonts w:ascii="Helvetica" w:hAnsi="Helvetica" w:cs="Helvetica"/>
                <w:sz w:val="24"/>
                <w:szCs w:val="24"/>
              </w:rPr>
              <w:t>SfE</w:t>
            </w:r>
            <w:proofErr w:type="spellEnd"/>
            <w:r w:rsidR="00B6539F">
              <w:rPr>
                <w:rFonts w:ascii="Helvetica" w:hAnsi="Helvetica" w:cs="Helvetica"/>
                <w:sz w:val="24"/>
                <w:szCs w:val="24"/>
              </w:rPr>
              <w:t>)</w:t>
            </w:r>
            <w:r>
              <w:rPr>
                <w:rFonts w:ascii="Helvetica" w:hAnsi="Helvetica" w:cs="Helvetica"/>
                <w:sz w:val="24"/>
                <w:szCs w:val="24"/>
              </w:rPr>
              <w:t>, an innovative set of charting functions for Microsoft Exce</w:t>
            </w:r>
            <w:r w:rsidR="00D37B88">
              <w:rPr>
                <w:rFonts w:ascii="Helvetica" w:hAnsi="Helvetica" w:cs="Helvetica"/>
                <w:sz w:val="24"/>
                <w:szCs w:val="24"/>
              </w:rPr>
              <w:t>l.</w:t>
            </w:r>
          </w:p>
          <w:p w:rsidR="0076264C" w:rsidRDefault="0076264C" w:rsidP="0076264C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76264C" w:rsidRPr="00A30120" w:rsidRDefault="00D37B88" w:rsidP="0076264C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ind w:firstLine="227"/>
              <w:rPr>
                <w:rFonts w:ascii="Helvetica" w:hAnsi="Helvetica" w:cs="Helvetica"/>
                <w:b/>
                <w:sz w:val="24"/>
                <w:szCs w:val="24"/>
              </w:rPr>
            </w:pPr>
            <w:r w:rsidRPr="00A30120">
              <w:rPr>
                <w:rFonts w:ascii="Helvetica" w:hAnsi="Helvetica" w:cs="Helvetica"/>
                <w:b/>
                <w:sz w:val="24"/>
                <w:szCs w:val="24"/>
              </w:rPr>
              <w:t>The c</w:t>
            </w:r>
            <w:r w:rsidR="0076264C" w:rsidRPr="00A30120">
              <w:rPr>
                <w:rFonts w:ascii="Helvetica" w:hAnsi="Helvetica" w:cs="Helvetica"/>
                <w:b/>
                <w:sz w:val="24"/>
                <w:szCs w:val="24"/>
              </w:rPr>
              <w:t>ontext</w:t>
            </w:r>
          </w:p>
          <w:p w:rsidR="0076264C" w:rsidRDefault="0076264C" w:rsidP="0076264C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 xml:space="preserve">In 2007, </w:t>
            </w:r>
            <w:r w:rsidR="00551B0B">
              <w:rPr>
                <w:rFonts w:ascii="Helvetica" w:hAnsi="Helvetica" w:cs="Helvetica"/>
                <w:sz w:val="24"/>
                <w:szCs w:val="24"/>
              </w:rPr>
              <w:t>as a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</w:t>
            </w:r>
            <w:r w:rsidR="00551B0B">
              <w:rPr>
                <w:rFonts w:ascii="Helvetica" w:hAnsi="Helvetica" w:cs="Helvetica"/>
                <w:sz w:val="24"/>
                <w:szCs w:val="24"/>
              </w:rPr>
              <w:t>Technical Projects M</w:t>
            </w:r>
            <w:r>
              <w:rPr>
                <w:rFonts w:ascii="Helvetica" w:hAnsi="Helvetica" w:cs="Helvetica"/>
                <w:sz w:val="24"/>
                <w:szCs w:val="24"/>
              </w:rPr>
              <w:t>anager for Dole E</w:t>
            </w:r>
            <w:r w:rsidR="00D37B88">
              <w:rPr>
                <w:rFonts w:ascii="Helvetica" w:hAnsi="Helvetica" w:cs="Helvetica"/>
                <w:sz w:val="24"/>
                <w:szCs w:val="24"/>
              </w:rPr>
              <w:t>urope, my job obviously required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an extensive use of Excel for analysis and reporting </w:t>
            </w:r>
            <w:r w:rsidR="00551B0B">
              <w:rPr>
                <w:rFonts w:ascii="Helvetica" w:hAnsi="Helvetica" w:cs="Helvetica"/>
                <w:sz w:val="24"/>
                <w:szCs w:val="24"/>
              </w:rPr>
              <w:t>on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</w:t>
            </w:r>
            <w:r w:rsidR="00D37B88">
              <w:rPr>
                <w:rFonts w:ascii="Helvetica" w:hAnsi="Helvetica" w:cs="Helvetica"/>
                <w:sz w:val="24"/>
                <w:szCs w:val="24"/>
              </w:rPr>
              <w:t>the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project portfolio</w:t>
            </w:r>
            <w:r w:rsidR="00D37B88">
              <w:rPr>
                <w:rFonts w:ascii="Helvetica" w:hAnsi="Helvetica" w:cs="Helvetica"/>
                <w:sz w:val="24"/>
                <w:szCs w:val="24"/>
              </w:rPr>
              <w:t xml:space="preserve"> that I was following</w:t>
            </w:r>
            <w:r>
              <w:rPr>
                <w:rFonts w:ascii="Helvetica" w:hAnsi="Helvetica" w:cs="Helvetica"/>
                <w:sz w:val="24"/>
                <w:szCs w:val="24"/>
              </w:rPr>
              <w:t>.</w:t>
            </w:r>
          </w:p>
          <w:p w:rsidR="00A30120" w:rsidRDefault="00A30120" w:rsidP="0076264C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76264C" w:rsidRDefault="0076264C" w:rsidP="0076264C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 xml:space="preserve">On </w:t>
            </w:r>
            <w:commentRangeStart w:id="0"/>
            <w:r>
              <w:rPr>
                <w:rFonts w:ascii="Helvetica" w:hAnsi="Helvetica" w:cs="Helvetica"/>
                <w:sz w:val="24"/>
                <w:szCs w:val="24"/>
              </w:rPr>
              <w:t xml:space="preserve">those </w:t>
            </w:r>
            <w:commentRangeEnd w:id="0"/>
            <w:r w:rsidR="00486E0C">
              <w:rPr>
                <w:rStyle w:val="CommentReference"/>
              </w:rPr>
              <w:commentReference w:id="0"/>
            </w:r>
            <w:r>
              <w:rPr>
                <w:rFonts w:ascii="Helvetica" w:hAnsi="Helvetica" w:cs="Helvetica"/>
                <w:sz w:val="24"/>
                <w:szCs w:val="24"/>
              </w:rPr>
              <w:t>dashboards and reports, I tend to use many charts in order to visualize the evolution and current state of several KPIs</w:t>
            </w:r>
            <w:r w:rsidR="00D37B88">
              <w:rPr>
                <w:rFonts w:ascii="Helvetica" w:hAnsi="Helvetica" w:cs="Helvetica"/>
                <w:sz w:val="24"/>
                <w:szCs w:val="24"/>
              </w:rPr>
              <w:t xml:space="preserve"> and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to communicate effectively clear information</w:t>
            </w:r>
            <w:r w:rsidR="00D37B88">
              <w:rPr>
                <w:rFonts w:ascii="Helvetica" w:hAnsi="Helvetica" w:cs="Helvetica"/>
                <w:sz w:val="24"/>
                <w:szCs w:val="24"/>
              </w:rPr>
              <w:t>, based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on which</w:t>
            </w:r>
            <w:r w:rsidR="00D37B88">
              <w:rPr>
                <w:rFonts w:ascii="Helvetica" w:hAnsi="Helvetica" w:cs="Helvetica"/>
                <w:sz w:val="24"/>
                <w:szCs w:val="24"/>
              </w:rPr>
              <w:t>,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project stakeholders could take sound decisions.</w:t>
            </w:r>
          </w:p>
          <w:p w:rsidR="00A30120" w:rsidRDefault="00A30120" w:rsidP="0076264C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76264C" w:rsidRDefault="0076264C" w:rsidP="0076264C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 xml:space="preserve">One issue I repeatedly faced while creating or updating </w:t>
            </w:r>
            <w:r w:rsidR="00365CC3">
              <w:rPr>
                <w:rFonts w:ascii="Helvetica" w:hAnsi="Helvetica" w:cs="Helvetica"/>
                <w:sz w:val="24"/>
                <w:szCs w:val="24"/>
              </w:rPr>
              <w:t>dashboards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is the ridiculous amount of time spent in formatting charts (colors, lines, titles </w:t>
            </w:r>
            <w:proofErr w:type="spellStart"/>
            <w:r>
              <w:rPr>
                <w:rFonts w:ascii="Helvetica" w:hAnsi="Helvetica" w:cs="Helvetica"/>
                <w:sz w:val="24"/>
                <w:szCs w:val="24"/>
              </w:rPr>
              <w:t>etc</w:t>
            </w:r>
            <w:proofErr w:type="spellEnd"/>
            <w:r>
              <w:rPr>
                <w:rFonts w:ascii="Helvetica" w:hAnsi="Helvetica" w:cs="Helvetica"/>
                <w:sz w:val="24"/>
                <w:szCs w:val="24"/>
              </w:rPr>
              <w:t>)</w:t>
            </w:r>
            <w:r w:rsidR="00D37B88">
              <w:rPr>
                <w:rFonts w:ascii="Helvetica" w:hAnsi="Helvetica" w:cs="Helvetica"/>
                <w:sz w:val="24"/>
                <w:szCs w:val="24"/>
              </w:rPr>
              <w:t>,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</w:t>
            </w:r>
            <w:r w:rsidR="00D37B88">
              <w:rPr>
                <w:rFonts w:ascii="Helvetica" w:hAnsi="Helvetica" w:cs="Helvetica"/>
                <w:sz w:val="24"/>
                <w:szCs w:val="24"/>
              </w:rPr>
              <w:t>or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placing them properly on </w:t>
            </w:r>
            <w:r w:rsidR="00D37B88">
              <w:rPr>
                <w:rFonts w:ascii="Helvetica" w:hAnsi="Helvetica" w:cs="Helvetica"/>
                <w:sz w:val="24"/>
                <w:szCs w:val="24"/>
              </w:rPr>
              <w:t>a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spreadsheet. Not mentioning the various intermediary calculations and tweaks that need to be applied in order to create an appropriate </w:t>
            </w:r>
            <w:r w:rsidR="00D37B88">
              <w:rPr>
                <w:rFonts w:ascii="Helvetica" w:hAnsi="Helvetica" w:cs="Helvetica"/>
                <w:sz w:val="24"/>
                <w:szCs w:val="24"/>
              </w:rPr>
              <w:t xml:space="preserve">readable </w:t>
            </w:r>
            <w:r>
              <w:rPr>
                <w:rFonts w:ascii="Helvetica" w:hAnsi="Helvetica" w:cs="Helvetica"/>
                <w:sz w:val="24"/>
                <w:szCs w:val="24"/>
              </w:rPr>
              <w:t>chart.</w:t>
            </w:r>
          </w:p>
          <w:p w:rsidR="00D37B88" w:rsidRDefault="00D37B88" w:rsidP="0076264C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D37B88" w:rsidRPr="00A30120" w:rsidRDefault="00D37B88" w:rsidP="0076264C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ind w:firstLine="227"/>
              <w:rPr>
                <w:rFonts w:ascii="Helvetica" w:hAnsi="Helvetica" w:cs="Helvetica"/>
                <w:b/>
                <w:sz w:val="24"/>
                <w:szCs w:val="24"/>
              </w:rPr>
            </w:pPr>
            <w:r w:rsidRPr="00A30120">
              <w:rPr>
                <w:rFonts w:ascii="Helvetica" w:hAnsi="Helvetica" w:cs="Helvetica"/>
                <w:b/>
                <w:sz w:val="24"/>
                <w:szCs w:val="24"/>
              </w:rPr>
              <w:t>The need</w:t>
            </w:r>
          </w:p>
          <w:p w:rsidR="0076264C" w:rsidRDefault="0076264C" w:rsidP="0076264C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>I needed a tool that could simplify and speed up my reporting process, with a set of standard, simple and efficient charts, easy to implement and modify without constant manual tweaks.</w:t>
            </w:r>
          </w:p>
          <w:p w:rsidR="00A30120" w:rsidRDefault="00A30120" w:rsidP="0076264C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76264C" w:rsidRDefault="0076264C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 xml:space="preserve">Beside, I have a strong interest in data visualization, my main source of inspiration being Edward </w:t>
            </w:r>
            <w:proofErr w:type="spellStart"/>
            <w:r>
              <w:rPr>
                <w:rFonts w:ascii="Helvetica" w:hAnsi="Helvetica" w:cs="Helvetica"/>
                <w:sz w:val="24"/>
                <w:szCs w:val="24"/>
              </w:rPr>
              <w:t>Tufte’s</w:t>
            </w:r>
            <w:proofErr w:type="spellEnd"/>
            <w:r>
              <w:rPr>
                <w:rFonts w:ascii="Helvetica" w:hAnsi="Helvetica" w:cs="Helvetica"/>
                <w:sz w:val="24"/>
                <w:szCs w:val="24"/>
              </w:rPr>
              <w:t xml:space="preserve"> book “The visual display of quantitative Information”. </w:t>
            </w:r>
          </w:p>
          <w:p w:rsidR="00A30120" w:rsidRDefault="00A30120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D37B88" w:rsidRDefault="0076264C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proofErr w:type="spellStart"/>
            <w:r>
              <w:rPr>
                <w:rFonts w:ascii="Helvetica" w:hAnsi="Helvetica" w:cs="Helvetica"/>
                <w:sz w:val="24"/>
                <w:szCs w:val="24"/>
              </w:rPr>
              <w:t>Tufte</w:t>
            </w:r>
            <w:proofErr w:type="spellEnd"/>
            <w:r>
              <w:rPr>
                <w:rFonts w:ascii="Helvetica" w:hAnsi="Helvetica" w:cs="Helvetica"/>
                <w:sz w:val="24"/>
                <w:szCs w:val="24"/>
              </w:rPr>
              <w:t xml:space="preserve"> has elaborated a set of rules for </w:t>
            </w:r>
            <w:r w:rsidR="00D37B88">
              <w:rPr>
                <w:rFonts w:ascii="Helvetica" w:hAnsi="Helvetica" w:cs="Helvetica"/>
                <w:sz w:val="24"/>
                <w:szCs w:val="24"/>
              </w:rPr>
              <w:t>efficient analytical charting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</w:t>
            </w:r>
            <w:r w:rsidR="00260C20">
              <w:rPr>
                <w:rFonts w:ascii="Helvetica" w:hAnsi="Helvetica" w:cs="Helvetica"/>
                <w:sz w:val="24"/>
                <w:szCs w:val="24"/>
              </w:rPr>
              <w:t xml:space="preserve">that </w:t>
            </w:r>
            <w:r w:rsidR="00C611CC">
              <w:rPr>
                <w:rFonts w:ascii="Helvetica" w:hAnsi="Helvetica" w:cs="Helvetica"/>
                <w:sz w:val="24"/>
                <w:szCs w:val="24"/>
              </w:rPr>
              <w:t>I tend to follow</w:t>
            </w:r>
            <w:r w:rsidR="00D37B88">
              <w:rPr>
                <w:rFonts w:ascii="Helvetica" w:hAnsi="Helvetica" w:cs="Helvetica"/>
                <w:sz w:val="24"/>
                <w:szCs w:val="24"/>
              </w:rPr>
              <w:t>:</w:t>
            </w:r>
          </w:p>
          <w:p w:rsidR="009A0765" w:rsidRPr="00A30120" w:rsidRDefault="009A0765" w:rsidP="00A30120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30120">
              <w:rPr>
                <w:rFonts w:ascii="Helvetica" w:hAnsi="Helvetica" w:cs="Helvetica"/>
              </w:rPr>
              <w:t xml:space="preserve">Above all else show the data. </w:t>
            </w:r>
          </w:p>
          <w:p w:rsidR="009A0765" w:rsidRPr="00A30120" w:rsidRDefault="0038315F" w:rsidP="00A30120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Remove all unnecessary cosmetics (3D, colors etc…)</w:t>
            </w:r>
          </w:p>
          <w:p w:rsidR="009A0765" w:rsidRPr="00A30120" w:rsidRDefault="00A30120" w:rsidP="00A30120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30120">
              <w:rPr>
                <w:rFonts w:ascii="Helvetica" w:hAnsi="Helvetica" w:cs="Helvetica"/>
              </w:rPr>
              <w:t xml:space="preserve">Graphics can be shrunk way down in order to </w:t>
            </w:r>
            <w:proofErr w:type="spellStart"/>
            <w:r w:rsidRPr="00A30120">
              <w:rPr>
                <w:rFonts w:ascii="Helvetica" w:hAnsi="Helvetica" w:cs="Helvetica"/>
              </w:rPr>
              <w:t>densify</w:t>
            </w:r>
            <w:proofErr w:type="spellEnd"/>
            <w:r w:rsidRPr="00A30120">
              <w:rPr>
                <w:rFonts w:ascii="Helvetica" w:hAnsi="Helvetica" w:cs="Helvetica"/>
              </w:rPr>
              <w:t xml:space="preserve"> information</w:t>
            </w:r>
          </w:p>
          <w:p w:rsidR="00A30120" w:rsidRPr="00A30120" w:rsidRDefault="00A30120" w:rsidP="00A30120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30120">
              <w:rPr>
                <w:rFonts w:ascii="Helvetica" w:hAnsi="Helvetica" w:cs="Helvetica"/>
              </w:rPr>
              <w:t>Prefer small multiple charts than large and complex graphics</w:t>
            </w:r>
          </w:p>
          <w:p w:rsidR="00D37B88" w:rsidRPr="0038315F" w:rsidRDefault="00A30120" w:rsidP="0038315F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38315F">
              <w:rPr>
                <w:rFonts w:ascii="Helvetica" w:hAnsi="Helvetica" w:cs="Helvetica"/>
              </w:rPr>
              <w:t xml:space="preserve">Graphical elegance is often found in simplicity of design </w:t>
            </w:r>
          </w:p>
          <w:p w:rsidR="0038315F" w:rsidRPr="0038315F" w:rsidRDefault="0038315F" w:rsidP="0038315F">
            <w:pPr>
              <w:pStyle w:val="ListParagraph"/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ind w:left="1174"/>
              <w:rPr>
                <w:rFonts w:ascii="Helvetica" w:hAnsi="Helvetica" w:cs="Helvetica"/>
              </w:rPr>
            </w:pPr>
          </w:p>
          <w:p w:rsidR="0076264C" w:rsidRDefault="0076264C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 xml:space="preserve"> He also introduced the concept of Sparkline, described as “</w:t>
            </w:r>
            <w:r w:rsidRPr="0076264C">
              <w:rPr>
                <w:rFonts w:ascii="Helvetica" w:hAnsi="Helvetica" w:cs="Helvetica"/>
                <w:sz w:val="24"/>
                <w:szCs w:val="24"/>
              </w:rPr>
              <w:t>a small intense, simple, word-sized graphic with typographic resolution”</w:t>
            </w:r>
            <w:r>
              <w:rPr>
                <w:rFonts w:ascii="Helvetica" w:hAnsi="Helvetica" w:cs="Helvetica"/>
                <w:sz w:val="24"/>
                <w:szCs w:val="24"/>
              </w:rPr>
              <w:t>.</w:t>
            </w:r>
          </w:p>
          <w:p w:rsidR="0076264C" w:rsidRDefault="0076264C" w:rsidP="0076264C">
            <w:pPr>
              <w:ind w:firstLine="227"/>
              <w:rPr>
                <w:ins w:id="1" w:author="Crowther Daphne" w:date="2014-03-07T12:07:00Z"/>
                <w:rFonts w:ascii="Helvetica" w:hAnsi="Helvetica" w:cs="Helvetica"/>
                <w:sz w:val="24"/>
                <w:szCs w:val="24"/>
              </w:rPr>
            </w:pPr>
          </w:p>
          <w:p w:rsidR="00486E0C" w:rsidRPr="00486E0C" w:rsidRDefault="00486E0C" w:rsidP="0076264C">
            <w:pPr>
              <w:ind w:firstLine="227"/>
              <w:rPr>
                <w:ins w:id="2" w:author="Crowther Daphne" w:date="2014-03-07T12:07:00Z"/>
                <w:rFonts w:ascii="Helvetica" w:hAnsi="Helvetica" w:cs="Helvetica"/>
                <w:b/>
                <w:sz w:val="24"/>
                <w:szCs w:val="24"/>
                <w:rPrChange w:id="3" w:author="Crowther Daphne" w:date="2014-03-07T12:17:00Z">
                  <w:rPr>
                    <w:ins w:id="4" w:author="Crowther Daphne" w:date="2014-03-07T12:07:00Z"/>
                    <w:rFonts w:ascii="Helvetica" w:hAnsi="Helvetica" w:cs="Helvetica"/>
                    <w:sz w:val="24"/>
                    <w:szCs w:val="24"/>
                  </w:rPr>
                </w:rPrChange>
              </w:rPr>
            </w:pPr>
            <w:ins w:id="5" w:author="Crowther Daphne" w:date="2014-03-07T12:07:00Z">
              <w:r w:rsidRPr="00486E0C">
                <w:rPr>
                  <w:rFonts w:ascii="Helvetica" w:hAnsi="Helvetica" w:cs="Helvetica"/>
                  <w:b/>
                  <w:sz w:val="24"/>
                  <w:szCs w:val="24"/>
                  <w:rPrChange w:id="6" w:author="Crowther Daphne" w:date="2014-03-07T12:17:00Z">
                    <w:rPr>
                      <w:rFonts w:ascii="Helvetica" w:hAnsi="Helvetica" w:cs="Helvetica"/>
                      <w:sz w:val="24"/>
                      <w:szCs w:val="24"/>
                    </w:rPr>
                  </w:rPrChange>
                </w:rPr>
                <w:t>The aim</w:t>
              </w:r>
            </w:ins>
          </w:p>
          <w:p w:rsidR="00486E0C" w:rsidRDefault="00486E0C" w:rsidP="0076264C">
            <w:pPr>
              <w:ind w:firstLine="227"/>
              <w:rPr>
                <w:ins w:id="7" w:author="Crowther Daphne" w:date="2014-03-07T12:17:00Z"/>
                <w:rFonts w:ascii="Helvetica" w:hAnsi="Helvetica" w:cs="Helvetica"/>
                <w:sz w:val="24"/>
                <w:szCs w:val="24"/>
              </w:rPr>
            </w:pPr>
          </w:p>
          <w:p w:rsidR="00486E0C" w:rsidRDefault="00486E0C" w:rsidP="0076264C">
            <w:pPr>
              <w:ind w:firstLine="227"/>
              <w:rPr>
                <w:ins w:id="8" w:author="Crowther Daphne" w:date="2014-03-07T12:08:00Z"/>
                <w:rFonts w:ascii="Helvetica" w:hAnsi="Helvetica" w:cs="Helvetica"/>
                <w:sz w:val="24"/>
                <w:szCs w:val="24"/>
              </w:rPr>
            </w:pPr>
            <w:ins w:id="9" w:author="Crowther Daphne" w:date="2014-03-07T12:08:00Z">
              <w:r>
                <w:rPr>
                  <w:rFonts w:ascii="Helvetica" w:hAnsi="Helvetica" w:cs="Helvetica"/>
                  <w:sz w:val="24"/>
                  <w:szCs w:val="24"/>
                </w:rPr>
                <w:t>Increase performance</w:t>
              </w:r>
            </w:ins>
          </w:p>
          <w:p w:rsidR="00486E0C" w:rsidRDefault="00486E0C" w:rsidP="0076264C">
            <w:pPr>
              <w:ind w:firstLine="227"/>
              <w:rPr>
                <w:ins w:id="10" w:author="Crowther Daphne" w:date="2014-03-07T12:08:00Z"/>
                <w:rFonts w:ascii="Helvetica" w:hAnsi="Helvetica" w:cs="Helvetica"/>
                <w:sz w:val="24"/>
                <w:szCs w:val="24"/>
              </w:rPr>
            </w:pPr>
            <w:ins w:id="11" w:author="Crowther Daphne" w:date="2014-03-07T12:08:00Z">
              <w:r>
                <w:rPr>
                  <w:rFonts w:ascii="Helvetica" w:hAnsi="Helvetica" w:cs="Helvetica"/>
                  <w:sz w:val="24"/>
                  <w:szCs w:val="24"/>
                </w:rPr>
                <w:t>Be more efficient</w:t>
              </w:r>
            </w:ins>
          </w:p>
          <w:p w:rsidR="00486E0C" w:rsidRDefault="00486E0C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ins w:id="12" w:author="Crowther Daphne" w:date="2014-03-07T12:08:00Z">
              <w:r>
                <w:rPr>
                  <w:rFonts w:ascii="Helvetica" w:hAnsi="Helvetica" w:cs="Helvetica"/>
                  <w:sz w:val="24"/>
                  <w:szCs w:val="24"/>
                </w:rPr>
                <w:t>Free time for more value added tasks</w:t>
              </w:r>
            </w:ins>
          </w:p>
          <w:p w:rsidR="00E92741" w:rsidRDefault="00E92741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76264C" w:rsidRDefault="00A30120" w:rsidP="0076264C">
            <w:pPr>
              <w:ind w:firstLine="227"/>
              <w:rPr>
                <w:rFonts w:ascii="Helvetica" w:hAnsi="Helvetica" w:cs="Helvetica"/>
                <w:b/>
                <w:sz w:val="24"/>
                <w:szCs w:val="24"/>
              </w:rPr>
            </w:pPr>
            <w:r w:rsidRPr="00A30120">
              <w:rPr>
                <w:rFonts w:ascii="Helvetica" w:hAnsi="Helvetica" w:cs="Helvetica"/>
                <w:b/>
                <w:sz w:val="24"/>
                <w:szCs w:val="24"/>
              </w:rPr>
              <w:t xml:space="preserve"> The a</w:t>
            </w:r>
            <w:r w:rsidR="0076264C" w:rsidRPr="00A30120">
              <w:rPr>
                <w:rFonts w:ascii="Helvetica" w:hAnsi="Helvetica" w:cs="Helvetica"/>
                <w:b/>
                <w:sz w:val="24"/>
                <w:szCs w:val="24"/>
              </w:rPr>
              <w:t>pproach</w:t>
            </w:r>
          </w:p>
          <w:p w:rsidR="00A30120" w:rsidRPr="00A30120" w:rsidRDefault="00A30120" w:rsidP="0076264C">
            <w:pPr>
              <w:ind w:firstLine="227"/>
              <w:rPr>
                <w:rFonts w:ascii="Helvetica" w:hAnsi="Helvetica" w:cs="Helvetica"/>
                <w:b/>
                <w:sz w:val="24"/>
                <w:szCs w:val="24"/>
              </w:rPr>
            </w:pPr>
          </w:p>
          <w:p w:rsidR="00CB3AF0" w:rsidRDefault="0076264C" w:rsidP="00CB3AF0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 w:rsidRPr="0076264C">
              <w:rPr>
                <w:rFonts w:ascii="Helvetica" w:hAnsi="Helvetica" w:cs="Helvetica"/>
                <w:sz w:val="24"/>
                <w:szCs w:val="24"/>
              </w:rPr>
              <w:t>Exce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l’s charting </w:t>
            </w:r>
            <w:r w:rsidR="00A30120">
              <w:rPr>
                <w:rFonts w:ascii="Helvetica" w:hAnsi="Helvetica" w:cs="Helvetica"/>
                <w:sz w:val="24"/>
                <w:szCs w:val="24"/>
              </w:rPr>
              <w:t>complexity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</w:t>
            </w:r>
            <w:r w:rsidR="00A30120">
              <w:rPr>
                <w:rFonts w:ascii="Helvetica" w:hAnsi="Helvetica" w:cs="Helvetica"/>
                <w:sz w:val="24"/>
                <w:szCs w:val="24"/>
              </w:rPr>
              <w:t>is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</w:t>
            </w:r>
            <w:r w:rsidR="00A30120">
              <w:rPr>
                <w:rFonts w:ascii="Helvetica" w:hAnsi="Helvetica" w:cs="Helvetica"/>
                <w:sz w:val="24"/>
                <w:szCs w:val="24"/>
              </w:rPr>
              <w:t>well known by Excel users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. </w:t>
            </w:r>
          </w:p>
          <w:p w:rsidR="0076264C" w:rsidRDefault="0076264C" w:rsidP="00CB3AF0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>Plenty of blogs</w:t>
            </w:r>
            <w:r w:rsidR="00260C20">
              <w:rPr>
                <w:rFonts w:ascii="Helvetica" w:hAnsi="Helvetica" w:cs="Helvetica"/>
                <w:sz w:val="24"/>
                <w:szCs w:val="24"/>
              </w:rPr>
              <w:t xml:space="preserve"> and books are dealing with this </w:t>
            </w:r>
            <w:r w:rsidR="00CB3AF0">
              <w:rPr>
                <w:rFonts w:ascii="Helvetica" w:hAnsi="Helvetica" w:cs="Helvetica"/>
                <w:sz w:val="24"/>
                <w:szCs w:val="24"/>
              </w:rPr>
              <w:t xml:space="preserve">large </w:t>
            </w:r>
            <w:r w:rsidR="00260C20">
              <w:rPr>
                <w:rFonts w:ascii="Helvetica" w:hAnsi="Helvetica" w:cs="Helvetica"/>
                <w:sz w:val="24"/>
                <w:szCs w:val="24"/>
              </w:rPr>
              <w:t xml:space="preserve">topic.  </w:t>
            </w:r>
          </w:p>
          <w:p w:rsidR="00260C20" w:rsidRDefault="00260C20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>Some</w:t>
            </w:r>
            <w:r w:rsidR="00A30120">
              <w:rPr>
                <w:rFonts w:ascii="Helvetica" w:hAnsi="Helvetica" w:cs="Helvetica"/>
                <w:sz w:val="24"/>
                <w:szCs w:val="24"/>
              </w:rPr>
              <w:t xml:space="preserve"> Excel add-ins already helped in automatically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format charts</w:t>
            </w:r>
            <w:r w:rsidR="00A30120">
              <w:rPr>
                <w:rFonts w:ascii="Helvetica" w:hAnsi="Helvetica" w:cs="Helvetica"/>
                <w:sz w:val="24"/>
                <w:szCs w:val="24"/>
              </w:rPr>
              <w:t>,</w:t>
            </w:r>
            <w:r w:rsidR="00CB3AF0">
              <w:rPr>
                <w:rFonts w:ascii="Helvetica" w:hAnsi="Helvetica" w:cs="Helvetica"/>
                <w:sz w:val="24"/>
                <w:szCs w:val="24"/>
              </w:rPr>
              <w:t xml:space="preserve"> </w:t>
            </w:r>
            <w:r>
              <w:rPr>
                <w:rFonts w:ascii="Helvetica" w:hAnsi="Helvetica" w:cs="Helvetica"/>
                <w:sz w:val="24"/>
                <w:szCs w:val="24"/>
              </w:rPr>
              <w:t>follow</w:t>
            </w:r>
            <w:r w:rsidR="00CB3AF0">
              <w:rPr>
                <w:rFonts w:ascii="Helvetica" w:hAnsi="Helvetica" w:cs="Helvetica"/>
                <w:sz w:val="24"/>
                <w:szCs w:val="24"/>
              </w:rPr>
              <w:t>ing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sz w:val="24"/>
                <w:szCs w:val="24"/>
              </w:rPr>
              <w:t>Tufte’s</w:t>
            </w:r>
            <w:proofErr w:type="spellEnd"/>
            <w:r>
              <w:rPr>
                <w:rFonts w:ascii="Helvetica" w:hAnsi="Helvetica" w:cs="Helvetica"/>
                <w:sz w:val="24"/>
                <w:szCs w:val="24"/>
              </w:rPr>
              <w:t xml:space="preserve"> rules (ex: Juice Analytics), but this did not suit my needs.</w:t>
            </w:r>
          </w:p>
          <w:p w:rsidR="00A30120" w:rsidRDefault="00A30120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260C20" w:rsidRDefault="00D57A76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 xml:space="preserve">My </w:t>
            </w:r>
            <w:r w:rsidR="00E92741">
              <w:rPr>
                <w:rFonts w:ascii="Helvetica" w:hAnsi="Helvetica" w:cs="Helvetica"/>
                <w:sz w:val="24"/>
                <w:szCs w:val="24"/>
              </w:rPr>
              <w:t>intention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, based on </w:t>
            </w:r>
            <w:proofErr w:type="spellStart"/>
            <w:r>
              <w:rPr>
                <w:rFonts w:ascii="Helvetica" w:hAnsi="Helvetica" w:cs="Helvetica"/>
                <w:sz w:val="24"/>
                <w:szCs w:val="24"/>
              </w:rPr>
              <w:t>Tufte’s</w:t>
            </w:r>
            <w:proofErr w:type="spellEnd"/>
            <w:r>
              <w:rPr>
                <w:rFonts w:ascii="Helvetica" w:hAnsi="Helvetica" w:cs="Helvetica"/>
                <w:sz w:val="24"/>
                <w:szCs w:val="24"/>
              </w:rPr>
              <w:t xml:space="preserve"> </w:t>
            </w:r>
            <w:proofErr w:type="spellStart"/>
            <w:r w:rsidRPr="00CB3AF0">
              <w:rPr>
                <w:rFonts w:ascii="Helvetica" w:hAnsi="Helvetica" w:cs="Helvetica"/>
                <w:i/>
                <w:sz w:val="24"/>
                <w:szCs w:val="24"/>
              </w:rPr>
              <w:t>sparklines</w:t>
            </w:r>
            <w:proofErr w:type="spellEnd"/>
            <w:r>
              <w:rPr>
                <w:rFonts w:ascii="Helvetica" w:hAnsi="Helvetica" w:cs="Helvetica"/>
                <w:sz w:val="24"/>
                <w:szCs w:val="24"/>
              </w:rPr>
              <w:t xml:space="preserve"> </w:t>
            </w:r>
            <w:r w:rsidR="00CB3AF0">
              <w:rPr>
                <w:rFonts w:ascii="Helvetica" w:hAnsi="Helvetica" w:cs="Helvetica"/>
                <w:sz w:val="24"/>
                <w:szCs w:val="24"/>
              </w:rPr>
              <w:t>concept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, combined with the </w:t>
            </w:r>
            <w:commentRangeStart w:id="13"/>
            <w:del w:id="14" w:author="Crowther Daphne" w:date="2014-03-07T12:25:00Z">
              <w:r w:rsidDel="001F35BD">
                <w:rPr>
                  <w:rFonts w:ascii="Helvetica" w:hAnsi="Helvetica" w:cs="Helvetica"/>
                  <w:sz w:val="24"/>
                  <w:szCs w:val="24"/>
                </w:rPr>
                <w:delText xml:space="preserve">obvious </w:delText>
              </w:r>
            </w:del>
            <w:commentRangeEnd w:id="13"/>
            <w:r w:rsidR="001F35BD">
              <w:rPr>
                <w:rStyle w:val="CommentReference"/>
              </w:rPr>
              <w:commentReference w:id="13"/>
            </w:r>
            <w:r>
              <w:rPr>
                <w:rFonts w:ascii="Helvetica" w:hAnsi="Helvetica" w:cs="Helvetica"/>
                <w:sz w:val="24"/>
                <w:szCs w:val="24"/>
              </w:rPr>
              <w:t>grid structure of a spreadsheet, was to</w:t>
            </w:r>
            <w:r w:rsidR="00CB3AF0">
              <w:rPr>
                <w:rFonts w:ascii="Helvetica" w:hAnsi="Helvetica" w:cs="Helvetica"/>
                <w:sz w:val="24"/>
                <w:szCs w:val="24"/>
              </w:rPr>
              <w:t xml:space="preserve"> </w:t>
            </w:r>
            <w:r w:rsidR="00E92741">
              <w:rPr>
                <w:rFonts w:ascii="Helvetica" w:hAnsi="Helvetica" w:cs="Helvetica"/>
                <w:sz w:val="24"/>
                <w:szCs w:val="24"/>
              </w:rPr>
              <w:t>find</w:t>
            </w:r>
            <w:r w:rsidR="00CB3AF0">
              <w:rPr>
                <w:rFonts w:ascii="Helvetica" w:hAnsi="Helvetica" w:cs="Helvetica"/>
                <w:sz w:val="24"/>
                <w:szCs w:val="24"/>
              </w:rPr>
              <w:t xml:space="preserve"> a way to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create tiny charts that would fit in a cell.</w:t>
            </w:r>
            <w:r w:rsidR="00CB3AF0">
              <w:rPr>
                <w:rFonts w:ascii="Helvetica" w:hAnsi="Helvetica" w:cs="Helvetica"/>
                <w:sz w:val="24"/>
                <w:szCs w:val="24"/>
              </w:rPr>
              <w:t xml:space="preserve"> In order to make bigger charts, one could always merge several cells.</w:t>
            </w:r>
          </w:p>
          <w:p w:rsidR="00E8025F" w:rsidRPr="00E92741" w:rsidRDefault="00E92741" w:rsidP="0076264C">
            <w:pPr>
              <w:ind w:firstLine="227"/>
              <w:rPr>
                <w:rFonts w:ascii="Helvetica" w:hAnsi="Helvetica" w:cs="Helvetica"/>
                <w:color w:val="C0504D" w:themeColor="accent2"/>
                <w:sz w:val="24"/>
                <w:szCs w:val="24"/>
              </w:rPr>
            </w:pPr>
            <w:r w:rsidRPr="00E92741">
              <w:rPr>
                <w:rFonts w:ascii="Helvetica" w:hAnsi="Helvetica" w:cs="Helvetica"/>
                <w:color w:val="C0504D" w:themeColor="accent2"/>
                <w:sz w:val="24"/>
                <w:szCs w:val="24"/>
              </w:rPr>
              <w:t>DEVLOPPE</w:t>
            </w:r>
          </w:p>
          <w:p w:rsidR="00CB3AF0" w:rsidRDefault="00CB3AF0" w:rsidP="00CB3AF0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>On</w:t>
            </w:r>
            <w:r w:rsidR="00C611CC">
              <w:rPr>
                <w:rFonts w:ascii="Helvetica" w:hAnsi="Helvetica" w:cs="Helvetica"/>
                <w:sz w:val="24"/>
                <w:szCs w:val="24"/>
              </w:rPr>
              <w:t>e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great benefit of this </w:t>
            </w:r>
            <w:proofErr w:type="gramStart"/>
            <w:r w:rsidR="0038315F">
              <w:rPr>
                <w:rFonts w:ascii="Helvetica" w:hAnsi="Helvetica" w:cs="Helvetica"/>
                <w:sz w:val="24"/>
                <w:szCs w:val="24"/>
              </w:rPr>
              <w:t>approach,</w:t>
            </w:r>
            <w:proofErr w:type="gramEnd"/>
            <w:r>
              <w:rPr>
                <w:rFonts w:ascii="Helvetica" w:hAnsi="Helvetica" w:cs="Helvetica"/>
                <w:sz w:val="24"/>
                <w:szCs w:val="24"/>
              </w:rPr>
              <w:t xml:space="preserve"> is that</w:t>
            </w:r>
            <w:r w:rsidR="00D57A76">
              <w:rPr>
                <w:rFonts w:ascii="Helvetica" w:hAnsi="Helvetica" w:cs="Helvetica"/>
                <w:sz w:val="24"/>
                <w:szCs w:val="24"/>
              </w:rPr>
              <w:t xml:space="preserve"> those charts </w:t>
            </w:r>
            <w:r w:rsidR="0038315F">
              <w:rPr>
                <w:rFonts w:ascii="Helvetica" w:hAnsi="Helvetica" w:cs="Helvetica"/>
                <w:sz w:val="24"/>
                <w:szCs w:val="24"/>
              </w:rPr>
              <w:t>are</w:t>
            </w:r>
            <w:r w:rsidR="00D57A76">
              <w:rPr>
                <w:rFonts w:ascii="Helvetica" w:hAnsi="Helvetica" w:cs="Helvetica"/>
                <w:sz w:val="24"/>
                <w:szCs w:val="24"/>
              </w:rPr>
              <w:t xml:space="preserve"> ideally placed on the grid, aligned with other data.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</w:t>
            </w:r>
          </w:p>
          <w:p w:rsidR="00CB3AF0" w:rsidRDefault="00CB3AF0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>One</w:t>
            </w:r>
            <w:r w:rsidR="00D57A76">
              <w:rPr>
                <w:rFonts w:ascii="Helvetica" w:hAnsi="Helvetica" w:cs="Helvetica"/>
                <w:sz w:val="24"/>
                <w:szCs w:val="24"/>
              </w:rPr>
              <w:t xml:space="preserve"> downside however, is that given their size, those charts would be very simple and convey little information. </w:t>
            </w:r>
          </w:p>
          <w:p w:rsidR="00D57A76" w:rsidRPr="0076264C" w:rsidRDefault="00D57A76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 xml:space="preserve">This actually turned out to be a very positive point, as using </w:t>
            </w:r>
            <w:r w:rsidR="00035B84">
              <w:rPr>
                <w:rFonts w:ascii="Helvetica" w:hAnsi="Helvetica" w:cs="Helvetica"/>
                <w:sz w:val="24"/>
                <w:szCs w:val="24"/>
              </w:rPr>
              <w:t>“</w:t>
            </w:r>
            <w:r>
              <w:rPr>
                <w:rFonts w:ascii="Helvetica" w:hAnsi="Helvetica" w:cs="Helvetica"/>
                <w:sz w:val="24"/>
                <w:szCs w:val="24"/>
              </w:rPr>
              <w:t>small multiples</w:t>
            </w:r>
            <w:r w:rsidR="00035B84">
              <w:rPr>
                <w:rFonts w:ascii="Helvetica" w:hAnsi="Helvetica" w:cs="Helvetica"/>
                <w:sz w:val="24"/>
                <w:szCs w:val="24"/>
              </w:rPr>
              <w:t>”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makes the </w:t>
            </w:r>
            <w:r w:rsidR="00035B84">
              <w:rPr>
                <w:rFonts w:ascii="Helvetica" w:hAnsi="Helvetica" w:cs="Helvetica"/>
                <w:sz w:val="24"/>
                <w:szCs w:val="24"/>
              </w:rPr>
              <w:t>identification of patterns and correlation much easier.</w:t>
            </w:r>
          </w:p>
          <w:p w:rsidR="00806915" w:rsidRDefault="00806915" w:rsidP="00806915">
            <w:pPr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Default="00CB3AF0" w:rsidP="00806915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>Creating</w:t>
            </w:r>
            <w:r w:rsidR="00035B84">
              <w:rPr>
                <w:rFonts w:ascii="Helvetica" w:hAnsi="Helvetica" w:cs="Helvetica"/>
                <w:sz w:val="24"/>
                <w:szCs w:val="24"/>
              </w:rPr>
              <w:t xml:space="preserve"> and resizing 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charts </w:t>
            </w:r>
            <w:r w:rsidR="00035B84">
              <w:rPr>
                <w:rFonts w:ascii="Helvetica" w:hAnsi="Helvetica" w:cs="Helvetica"/>
                <w:sz w:val="24"/>
                <w:szCs w:val="24"/>
              </w:rPr>
              <w:t xml:space="preserve">using Visual Basic for Applications </w:t>
            </w:r>
            <w:r>
              <w:rPr>
                <w:rFonts w:ascii="Helvetica" w:hAnsi="Helvetica" w:cs="Helvetica"/>
                <w:sz w:val="24"/>
                <w:szCs w:val="24"/>
              </w:rPr>
              <w:t>(</w:t>
            </w:r>
            <w:r w:rsidR="00035B84">
              <w:rPr>
                <w:rFonts w:ascii="Helvetica" w:hAnsi="Helvetica" w:cs="Helvetica"/>
                <w:sz w:val="24"/>
                <w:szCs w:val="24"/>
              </w:rPr>
              <w:t xml:space="preserve">VBA) had been intended, but with limited success, without </w:t>
            </w:r>
            <w:r>
              <w:rPr>
                <w:rFonts w:ascii="Helvetica" w:hAnsi="Helvetica" w:cs="Helvetica"/>
                <w:sz w:val="24"/>
                <w:szCs w:val="24"/>
              </w:rPr>
              <w:t>simplifying</w:t>
            </w:r>
            <w:r w:rsidR="00035B84">
              <w:rPr>
                <w:rFonts w:ascii="Helvetica" w:hAnsi="Helvetica" w:cs="Helvetica"/>
                <w:sz w:val="24"/>
                <w:szCs w:val="24"/>
              </w:rPr>
              <w:t xml:space="preserve"> the chart object itself.</w:t>
            </w:r>
          </w:p>
          <w:p w:rsidR="00CB3AF0" w:rsidRDefault="00CB3AF0" w:rsidP="00806915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035B84" w:rsidRDefault="00E8025F" w:rsidP="00806915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>My approach</w:t>
            </w:r>
            <w:r w:rsidR="00CB3AF0">
              <w:rPr>
                <w:rFonts w:ascii="Helvetica" w:hAnsi="Helvetica" w:cs="Helvetica"/>
                <w:sz w:val="24"/>
                <w:szCs w:val="24"/>
              </w:rPr>
              <w:t xml:space="preserve"> </w:t>
            </w:r>
            <w:r w:rsidR="00035B84">
              <w:rPr>
                <w:rFonts w:ascii="Helvetica" w:hAnsi="Helvetica" w:cs="Helvetica"/>
                <w:sz w:val="24"/>
                <w:szCs w:val="24"/>
              </w:rPr>
              <w:t xml:space="preserve">was then to literally build a chart, piece by piece, by </w:t>
            </w:r>
            <w:r w:rsidR="00E303E3">
              <w:rPr>
                <w:rFonts w:ascii="Helvetica" w:hAnsi="Helvetica" w:cs="Helvetica"/>
                <w:sz w:val="24"/>
                <w:szCs w:val="24"/>
              </w:rPr>
              <w:t>assembling tiny</w:t>
            </w:r>
            <w:r w:rsidR="00035B84">
              <w:rPr>
                <w:rFonts w:ascii="Helvetica" w:hAnsi="Helvetica" w:cs="Helvetica"/>
                <w:sz w:val="24"/>
                <w:szCs w:val="24"/>
              </w:rPr>
              <w:t xml:space="preserve"> “shapes” (lines segments, rectangles, dots) inside </w:t>
            </w:r>
            <w:r w:rsidR="00E303E3">
              <w:rPr>
                <w:rFonts w:ascii="Helvetica" w:hAnsi="Helvetica" w:cs="Helvetica"/>
                <w:sz w:val="24"/>
                <w:szCs w:val="24"/>
              </w:rPr>
              <w:t>a</w:t>
            </w:r>
            <w:r w:rsidR="00035B84">
              <w:rPr>
                <w:rFonts w:ascii="Helvetica" w:hAnsi="Helvetica" w:cs="Helvetica"/>
                <w:sz w:val="24"/>
                <w:szCs w:val="24"/>
              </w:rPr>
              <w:t xml:space="preserve"> spreadsheet cell.</w:t>
            </w:r>
          </w:p>
          <w:p w:rsidR="00E8025F" w:rsidRDefault="00E8025F" w:rsidP="00806915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806915" w:rsidRDefault="00E303E3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 xml:space="preserve">After extensive research and </w:t>
            </w:r>
            <w:commentRangeStart w:id="15"/>
            <w:r>
              <w:rPr>
                <w:rFonts w:ascii="Helvetica" w:hAnsi="Helvetica" w:cs="Helvetica"/>
                <w:sz w:val="24"/>
                <w:szCs w:val="24"/>
              </w:rPr>
              <w:t>d</w:t>
            </w:r>
            <w:r w:rsidR="00035B84">
              <w:rPr>
                <w:rFonts w:ascii="Helvetica" w:hAnsi="Helvetica" w:cs="Helvetica"/>
                <w:sz w:val="24"/>
                <w:szCs w:val="24"/>
              </w:rPr>
              <w:t>espite of little experience in programming</w:t>
            </w:r>
            <w:commentRangeEnd w:id="15"/>
            <w:r w:rsidR="001C0241">
              <w:rPr>
                <w:rStyle w:val="CommentReference"/>
              </w:rPr>
              <w:commentReference w:id="15"/>
            </w:r>
            <w:r w:rsidR="00035B84">
              <w:rPr>
                <w:rFonts w:ascii="Helvetica" w:hAnsi="Helvetica" w:cs="Helvetica"/>
                <w:sz w:val="24"/>
                <w:szCs w:val="24"/>
              </w:rPr>
              <w:t>, I found out that the VBA “shape” object actually offers plenty of properties (Size, position and color to name a few)</w:t>
            </w:r>
            <w:r w:rsidR="00806915">
              <w:rPr>
                <w:rFonts w:ascii="Helvetica" w:hAnsi="Helvetica" w:cs="Helvetica"/>
                <w:sz w:val="24"/>
                <w:szCs w:val="24"/>
              </w:rPr>
              <w:t>.</w:t>
            </w:r>
          </w:p>
          <w:p w:rsidR="00E8025F" w:rsidRDefault="00E8025F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E8025F" w:rsidRPr="00E8025F" w:rsidRDefault="00E8025F" w:rsidP="0076264C">
            <w:pPr>
              <w:ind w:firstLine="227"/>
              <w:rPr>
                <w:rFonts w:ascii="Helvetica" w:hAnsi="Helvetica" w:cs="Helvetica"/>
                <w:b/>
                <w:sz w:val="24"/>
                <w:szCs w:val="24"/>
              </w:rPr>
            </w:pPr>
            <w:commentRangeStart w:id="16"/>
            <w:r w:rsidRPr="00E8025F">
              <w:rPr>
                <w:rFonts w:ascii="Helvetica" w:hAnsi="Helvetica" w:cs="Helvetica"/>
                <w:b/>
                <w:sz w:val="24"/>
                <w:szCs w:val="24"/>
              </w:rPr>
              <w:t>The result</w:t>
            </w:r>
            <w:commentRangeEnd w:id="16"/>
            <w:r w:rsidR="001C0241">
              <w:rPr>
                <w:rStyle w:val="CommentReference"/>
              </w:rPr>
              <w:commentReference w:id="16"/>
            </w:r>
          </w:p>
          <w:p w:rsidR="00E8025F" w:rsidRDefault="00806915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 xml:space="preserve"> It was therefore possible </w:t>
            </w:r>
            <w:r w:rsidR="00365CC3">
              <w:rPr>
                <w:rFonts w:ascii="Helvetica" w:hAnsi="Helvetica" w:cs="Helvetica"/>
                <w:sz w:val="24"/>
                <w:szCs w:val="24"/>
              </w:rPr>
              <w:t>to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create new “User defined functio</w:t>
            </w:r>
            <w:r w:rsidR="00E8025F">
              <w:rPr>
                <w:rFonts w:ascii="Helvetica" w:hAnsi="Helvetica" w:cs="Helvetica"/>
                <w:sz w:val="24"/>
                <w:szCs w:val="24"/>
              </w:rPr>
              <w:t>ns” (UDF):</w:t>
            </w:r>
            <w:r w:rsidR="00646BA8">
              <w:rPr>
                <w:rFonts w:ascii="Helvetica" w:hAnsi="Helvetica" w:cs="Helvetica"/>
                <w:sz w:val="24"/>
                <w:szCs w:val="24"/>
              </w:rPr>
              <w:t xml:space="preserve"> functions </w:t>
            </w:r>
            <w:r>
              <w:rPr>
                <w:rFonts w:ascii="Helvetica" w:hAnsi="Helvetica" w:cs="Helvetica"/>
                <w:sz w:val="24"/>
                <w:szCs w:val="24"/>
              </w:rPr>
              <w:t>that</w:t>
            </w:r>
            <w:r w:rsidR="00EC0A21">
              <w:rPr>
                <w:rFonts w:ascii="Helvetica" w:hAnsi="Helvetica" w:cs="Helvetica"/>
                <w:sz w:val="24"/>
                <w:szCs w:val="24"/>
              </w:rPr>
              <w:t>,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instead of returning text or </w:t>
            </w:r>
            <w:r w:rsidR="00EC0A21">
              <w:rPr>
                <w:rFonts w:ascii="Helvetica" w:hAnsi="Helvetica" w:cs="Helvetica"/>
                <w:sz w:val="24"/>
                <w:szCs w:val="24"/>
              </w:rPr>
              <w:t>figures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would create a chart.</w:t>
            </w:r>
          </w:p>
          <w:p w:rsidR="004144FE" w:rsidRDefault="00806915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>For example =</w:t>
            </w:r>
            <w:proofErr w:type="spellStart"/>
            <w:r w:rsidRPr="00646BA8">
              <w:rPr>
                <w:rFonts w:ascii="Helvetica" w:hAnsi="Helvetica" w:cs="Helvetica"/>
                <w:i/>
                <w:sz w:val="24"/>
                <w:szCs w:val="24"/>
              </w:rPr>
              <w:t>linechart</w:t>
            </w:r>
            <w:proofErr w:type="spellEnd"/>
            <w:r w:rsidRPr="00646BA8">
              <w:rPr>
                <w:rFonts w:ascii="Helvetica" w:hAnsi="Helvetica" w:cs="Helvetica"/>
                <w:i/>
                <w:sz w:val="24"/>
                <w:szCs w:val="24"/>
              </w:rPr>
              <w:t>(1;2;3;2;4;1;3)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creates this chart in a cell : </w:t>
            </w:r>
            <w:r w:rsidRPr="00806915">
              <w:rPr>
                <w:rFonts w:ascii="Helvetica" w:hAnsi="Helvetica" w:cs="Helvetica"/>
                <w:noProof/>
                <w:sz w:val="24"/>
                <w:szCs w:val="24"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717C3998" wp14:editId="1A237758">
                      <wp:extent cx="594995" cy="92710"/>
                      <wp:effectExtent l="0" t="0" r="40005" b="34290"/>
                      <wp:docPr id="23" name="SprkR1C1Shap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4995" cy="92710"/>
                                <a:chOff x="0" y="0"/>
                                <a:chExt cx="783772" cy="165100"/>
                              </a:xfrm>
                            </wpg:grpSpPr>
                            <wps:wsp>
                              <wps:cNvPr id="2" name="Straight Connector 2"/>
                              <wps:cNvCnPr/>
                              <wps:spPr>
                                <a:xfrm flipV="1">
                                  <a:off x="653143" y="55033"/>
                                  <a:ext cx="130629" cy="110067"/>
                                </a:xfrm>
                                <a:prstGeom prst="line">
                                  <a:avLst/>
                                </a:prstGeom>
                                <a:ln w="635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blurRad="40000" dist="20000" dir="5400000" rotWithShape="0">
                                          <a:srgbClr val="000000">
                                            <a:alpha val="38000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" name="Straight Connector 3"/>
                              <wps:cNvCnPr/>
                              <wps:spPr>
                                <a:xfrm>
                                  <a:off x="522515" y="0"/>
                                  <a:ext cx="130628" cy="165100"/>
                                </a:xfrm>
                                <a:prstGeom prst="line">
                                  <a:avLst/>
                                </a:prstGeom>
                                <a:ln w="635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blurRad="40000" dist="20000" dir="5400000" rotWithShape="0">
                                          <a:srgbClr val="000000">
                                            <a:alpha val="38000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" name="Straight Connector 4"/>
                              <wps:cNvCnPr/>
                              <wps:spPr>
                                <a:xfrm flipV="1">
                                  <a:off x="391886" y="0"/>
                                  <a:ext cx="130629" cy="110067"/>
                                </a:xfrm>
                                <a:prstGeom prst="line">
                                  <a:avLst/>
                                </a:prstGeom>
                                <a:ln w="635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blurRad="40000" dist="20000" dir="5400000" rotWithShape="0">
                                          <a:srgbClr val="000000">
                                            <a:alpha val="38000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" name="Straight Connector 5"/>
                              <wps:cNvCnPr/>
                              <wps:spPr>
                                <a:xfrm>
                                  <a:off x="261257" y="55033"/>
                                  <a:ext cx="130629" cy="55034"/>
                                </a:xfrm>
                                <a:prstGeom prst="line">
                                  <a:avLst/>
                                </a:prstGeom>
                                <a:ln w="635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blurRad="40000" dist="20000" dir="5400000" rotWithShape="0">
                                          <a:srgbClr val="000000">
                                            <a:alpha val="38000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" name="Straight Connector 6"/>
                              <wps:cNvCnPr/>
                              <wps:spPr>
                                <a:xfrm flipV="1">
                                  <a:off x="130629" y="55033"/>
                                  <a:ext cx="130628" cy="55034"/>
                                </a:xfrm>
                                <a:prstGeom prst="line">
                                  <a:avLst/>
                                </a:prstGeom>
                                <a:ln w="635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blurRad="40000" dist="20000" dir="5400000" rotWithShape="0">
                                          <a:srgbClr val="000000">
                                            <a:alpha val="38000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" name="Straight Connector 7"/>
                              <wps:cNvCnPr/>
                              <wps:spPr>
                                <a:xfrm flipV="1">
                                  <a:off x="0" y="110067"/>
                                  <a:ext cx="130629" cy="55033"/>
                                </a:xfrm>
                                <a:prstGeom prst="line">
                                  <a:avLst/>
                                </a:prstGeom>
                                <a:ln w="635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blurRad="40000" dist="20000" dir="5400000" rotWithShape="0">
                                          <a:srgbClr val="000000">
                                            <a:alpha val="38000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prkR1C1Shape" o:spid="_x0000_s1026" style="width:46.85pt;height:7.3pt;mso-position-horizontal-relative:char;mso-position-vertical-relative:line" coordsize="7837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">
                      <v:line id="Straight Connector 2" o:spid="_x0000_s1027" style="position:absolute;flip:y;visibility:visible;mso-wrap-style:square" from="6531,550" to="7837,1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QHCsMAAADaAAAADwAAAGRycy9kb3ducmV2LnhtbESPQYvCMBSE7wv+h/AEL4umehBbjSKC&#10;oIfCWv0Bj+bZFpuXkkRt99dvFhb2OMzMN8xm15tWvMj5xrKC+SwBQVxa3XCl4HY9TlcgfEDW2Fom&#10;BQN52G1HHxvMtH3zhV5FqESEsM9QQR1Cl0npy5oM+pntiKN3t85giNJVUjt8R7hp5SJJltJgw3Gh&#10;xo4ONZWP4mkUpCE/Fp9fp1XaLN3Dfl/y8zDkSk3G/X4NIlAf/sN/7ZNWsIDfK/EGyO0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1UBwrDAAAA2gAAAA8AAAAAAAAAAAAA&#10;AAAAoQIAAGRycy9kb3ducmV2LnhtbFBLBQYAAAAABAAEAPkAAACRAwAAAAA=&#10;" strokeweight=".05pt">
                        <v:shadow color="black" opacity="24903f" origin=",.5" offset="0,.55556mm"/>
                      </v:line>
                      <v:line id="Straight Connector 3" o:spid="_x0000_s1028" style="position:absolute;visibility:visible;mso-wrap-style:square" from="5225,0" to="6531,1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WeWcIAAADaAAAADwAAAGRycy9kb3ducmV2LnhtbESPT4vCMBTE7wt+h/AEL4umuotoNYoI&#10;igcv/jl4fDTPtti8lCS19dubBWGPw8z8hlmuO1OJJzlfWlYwHiUgiDOrS84VXC+74QyED8gaK8uk&#10;4EUe1qve1xJTbVs+0fMcchEh7FNUUIRQp1L6rCCDfmRr4ujdrTMYonS51A7bCDeVnCTJVBosOS4U&#10;WNO2oOxxboyC79lRX/3+MT+55lZ1+nfbHppSqUG/2yxABOrCf/jTPmgFP/B3Jd4AuXo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cWeWcIAAADaAAAADwAAAAAAAAAAAAAA&#10;AAChAgAAZHJzL2Rvd25yZXYueG1sUEsFBgAAAAAEAAQA+QAAAJADAAAAAA==&#10;" strokeweight=".05pt">
                        <v:shadow color="black" opacity="24903f" origin=",.5" offset="0,.55556mm"/>
                      </v:line>
                      <v:line id="Straight Connector 4" o:spid="_x0000_s1029" style="position:absolute;flip:y;visibility:visible;mso-wrap-style:square" from="3918,0" to="5225,1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fE65cMAAADaAAAADwAAAGRycy9kb3ducmV2LnhtbESP0YrCMBRE3xf8h3CFfVk0dRHRrlFE&#10;ENyHglY/4NLcbYvNTUmitvv1RhB8HGbmDLNcd6YRN3K+tqxgMk5AEBdW11wqOJ92ozkIH5A1NpZJ&#10;QU8e1qvBxxJTbe98pFseShEh7FNUUIXQplL6oiKDfmxb4uj9WWcwROlKqR3eI9w08jtJZtJgzXGh&#10;wpa2FRWX/GoULEK2y78O+/minrmL/T9mv32fKfU57DY/IAJ14R1+tfdawRSeV+INkK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3xOuXDAAAA2gAAAA8AAAAAAAAAAAAA&#10;AAAAoQIAAGRycy9kb3ducmV2LnhtbFBLBQYAAAAABAAEAPkAAACRAwAAAAA=&#10;" strokeweight=".05pt">
                        <v:shadow color="black" opacity="24903f" origin=",.5" offset="0,.55556mm"/>
                      </v:line>
                      <v:line id="Straight Connector 5" o:spid="_x0000_s1030" style="position:absolute;visibility:visible;mso-wrap-style:square" from="2612,550" to="3918,1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CjtsIAAADaAAAADwAAAGRycy9kb3ducmV2LnhtbESPT4vCMBTE7wt+h/AEL4umyq5oNYoI&#10;igcv/jl4fDTPtti8lCS19dubBWGPw8z8hlmuO1OJJzlfWlYwHiUgiDOrS84VXC+74QyED8gaK8uk&#10;4EUe1qve1xJTbVs+0fMcchEh7FNUUIRQp1L6rCCDfmRr4ujdrTMYonS51A7bCDeVnCTJVBosOS4U&#10;WNO2oOxxboyC79lRX/3+MT+55lZ1+mfbHppSqUG/2yxABOrCf/jTPmgFv/B3Jd4AuXo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WCjtsIAAADaAAAADwAAAAAAAAAAAAAA&#10;AAChAgAAZHJzL2Rvd25yZXYueG1sUEsFBgAAAAAEAAQA+QAAAJADAAAAAA==&#10;" strokeweight=".05pt">
                        <v:shadow color="black" opacity="24903f" origin=",.5" offset="0,.55556mm"/>
                      </v:line>
                      <v:line id="Straight Connector 6" o:spid="_x0000_s1031" style="position:absolute;flip:y;visibility:visible;mso-wrap-style:square" from="1306,550" to="2612,1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m8BCcIAAADaAAAADwAAAGRycy9kb3ducmV2LnhtbESPQYvCMBSE78L+h/AWvMiaroeiXaMs&#10;guAeClr9AY/mbVtsXkoStfXXG0HwOMzMN8xy3ZtWXMn5xrKC72kCgri0uuFKwem4/ZqD8AFZY2uZ&#10;FAzkYb36GC0x0/bGB7oWoRIRwj5DBXUIXSalL2sy6Ke2I47ev3UGQ5SuktrhLcJNK2dJkkqDDceF&#10;Gjva1FSei4tRsAj5tpjsd/NFk7qzvR/yv2HIlRp/9r8/IAL14R1+tXdaQQrPK/EG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m8BCcIAAADaAAAADwAAAAAAAAAAAAAA&#10;AAChAgAAZHJzL2Rvd25yZXYueG1sUEsFBgAAAAAEAAQA+QAAAJADAAAAAA==&#10;" strokeweight=".05pt">
                        <v:shadow color="black" opacity="24903f" origin=",.5" offset="0,.55556mm"/>
                      </v:line>
                      <v:line id="Straight Connector 7" o:spid="_x0000_s1032" style="position:absolute;flip:y;visibility:visible;mso-wrap-style:square" from="0,1100" to="1306,1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SOkksMAAADaAAAADwAAAGRycy9kb3ducmV2LnhtbESP3YrCMBSE7wXfIRxhb0TT3Qt/ukYR&#10;QXAvClp9gENzti02JyXJartPbwTBy2FmvmFWm8404kbO15YVfE4TEMSF1TWXCi7n/WQBwgdkjY1l&#10;UtCTh816OFhhqu2dT3TLQykihH2KCqoQ2lRKX1Rk0E9tSxy9X+sMhihdKbXDe4SbRn4lyUwarDku&#10;VNjSrqLimv8ZBcuQ7fPx8bBY1jN3tf+n7KfvM6U+Rt32G0SgLrzDr/ZBK5jD80q8AXL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0jpJLDAAAA2gAAAA8AAAAAAAAAAAAA&#10;AAAAoQIAAGRycy9kb3ducmV2LnhtbFBLBQYAAAAABAAEAPkAAACRAwAAAAA=&#10;" strokeweight=".05pt">
                        <v:shadow color="black" opacity="24903f" origin=",.5" offset="0,.55556mm"/>
                      </v:line>
                      <w10:anchorlock/>
                    </v:group>
                  </w:pict>
                </mc:Fallback>
              </mc:AlternateContent>
            </w:r>
          </w:p>
          <w:p w:rsidR="00E8025F" w:rsidRDefault="00E8025F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E8025F" w:rsidRDefault="00B51360" w:rsidP="00E8025F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>Creating a first “</w:t>
            </w:r>
            <w:r w:rsidR="00E8025F">
              <w:rPr>
                <w:rFonts w:ascii="Helvetica" w:hAnsi="Helvetica" w:cs="Helvetica"/>
                <w:sz w:val="24"/>
                <w:szCs w:val="24"/>
              </w:rPr>
              <w:t>working</w:t>
            </w:r>
            <w:r>
              <w:rPr>
                <w:rFonts w:ascii="Helvetica" w:hAnsi="Helvetica" w:cs="Helvetica"/>
                <w:sz w:val="24"/>
                <w:szCs w:val="24"/>
              </w:rPr>
              <w:t>” formula</w:t>
            </w:r>
            <w:r w:rsidR="00806915">
              <w:rPr>
                <w:rFonts w:ascii="Helvetica" w:hAnsi="Helvetica" w:cs="Helvetica"/>
                <w:sz w:val="24"/>
                <w:szCs w:val="24"/>
              </w:rPr>
              <w:t xml:space="preserve"> </w:t>
            </w:r>
            <w:r w:rsidR="00646BA8">
              <w:rPr>
                <w:rFonts w:ascii="Helvetica" w:hAnsi="Helvetica" w:cs="Helvetica"/>
                <w:sz w:val="24"/>
                <w:szCs w:val="24"/>
              </w:rPr>
              <w:t xml:space="preserve">was a </w:t>
            </w:r>
            <w:r w:rsidR="00806915">
              <w:rPr>
                <w:rFonts w:ascii="Helvetica" w:hAnsi="Helvetica" w:cs="Helvetica"/>
                <w:sz w:val="24"/>
                <w:szCs w:val="24"/>
              </w:rPr>
              <w:t>challenging</w:t>
            </w:r>
            <w:r w:rsidR="00646BA8">
              <w:rPr>
                <w:rFonts w:ascii="Helvetica" w:hAnsi="Helvetica" w:cs="Helvetica"/>
                <w:sz w:val="24"/>
                <w:szCs w:val="24"/>
              </w:rPr>
              <w:t xml:space="preserve"> exercise, </w:t>
            </w:r>
            <w:r w:rsidR="00365CC3">
              <w:rPr>
                <w:rFonts w:ascii="Helvetica" w:hAnsi="Helvetica" w:cs="Helvetica"/>
                <w:sz w:val="24"/>
                <w:szCs w:val="24"/>
              </w:rPr>
              <w:t xml:space="preserve">as every individual element of a chart had to be </w:t>
            </w:r>
            <w:r w:rsidR="00646BA8">
              <w:rPr>
                <w:rFonts w:ascii="Helvetica" w:hAnsi="Helvetica" w:cs="Helvetica"/>
                <w:sz w:val="24"/>
                <w:szCs w:val="24"/>
              </w:rPr>
              <w:t xml:space="preserve">carefully </w:t>
            </w:r>
            <w:r w:rsidR="002D0868">
              <w:rPr>
                <w:rFonts w:ascii="Helvetica" w:hAnsi="Helvetica" w:cs="Helvetica"/>
                <w:sz w:val="24"/>
                <w:szCs w:val="24"/>
              </w:rPr>
              <w:t>thought:</w:t>
            </w:r>
            <w:r w:rsidR="00365CC3">
              <w:rPr>
                <w:rFonts w:ascii="Helvetica" w:hAnsi="Helvetica" w:cs="Helvetica"/>
                <w:sz w:val="24"/>
                <w:szCs w:val="24"/>
              </w:rPr>
              <w:t xml:space="preserve"> Is </w:t>
            </w:r>
            <w:r w:rsidR="00646BA8">
              <w:rPr>
                <w:rFonts w:ascii="Helvetica" w:hAnsi="Helvetica" w:cs="Helvetica"/>
                <w:sz w:val="24"/>
                <w:szCs w:val="24"/>
              </w:rPr>
              <w:t>this line</w:t>
            </w:r>
            <w:del w:id="17" w:author="Crowther Daphne" w:date="2014-03-07T12:34:00Z">
              <w:r w:rsidR="00646BA8" w:rsidDel="001C0241">
                <w:rPr>
                  <w:rFonts w:ascii="Helvetica" w:hAnsi="Helvetica" w:cs="Helvetica"/>
                  <w:sz w:val="24"/>
                  <w:szCs w:val="24"/>
                </w:rPr>
                <w:delText xml:space="preserve"> </w:delText>
              </w:r>
              <w:r w:rsidR="00365CC3" w:rsidDel="001C0241">
                <w:rPr>
                  <w:rFonts w:ascii="Helvetica" w:hAnsi="Helvetica" w:cs="Helvetica"/>
                  <w:sz w:val="24"/>
                  <w:szCs w:val="24"/>
                </w:rPr>
                <w:delText>it</w:delText>
              </w:r>
            </w:del>
            <w:r w:rsidR="00365CC3">
              <w:rPr>
                <w:rFonts w:ascii="Helvetica" w:hAnsi="Helvetica" w:cs="Helvetica"/>
                <w:sz w:val="24"/>
                <w:szCs w:val="24"/>
              </w:rPr>
              <w:t xml:space="preserve"> 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absolutely </w:t>
            </w:r>
            <w:proofErr w:type="gramStart"/>
            <w:r w:rsidR="00365CC3">
              <w:rPr>
                <w:rFonts w:ascii="Helvetica" w:hAnsi="Helvetica" w:cs="Helvetica"/>
                <w:sz w:val="24"/>
                <w:szCs w:val="24"/>
              </w:rPr>
              <w:t>necessary ?</w:t>
            </w:r>
            <w:proofErr w:type="gramEnd"/>
            <w:r w:rsidR="00365CC3">
              <w:rPr>
                <w:rFonts w:ascii="Helvetica" w:hAnsi="Helvetica" w:cs="Helvetica"/>
                <w:sz w:val="24"/>
                <w:szCs w:val="24"/>
              </w:rPr>
              <w:t xml:space="preserve"> </w:t>
            </w:r>
            <w:r w:rsidR="00E303E3">
              <w:rPr>
                <w:rFonts w:ascii="Helvetica" w:hAnsi="Helvetica" w:cs="Helvetica"/>
                <w:sz w:val="24"/>
                <w:szCs w:val="24"/>
              </w:rPr>
              <w:t>What is its meaning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? </w:t>
            </w:r>
            <w:ins w:id="18" w:author="Crowther Daphne" w:date="2014-03-07T12:34:00Z">
              <w:r w:rsidR="001C0241">
                <w:rPr>
                  <w:rFonts w:ascii="Helvetica" w:hAnsi="Helvetica" w:cs="Helvetica"/>
                  <w:sz w:val="24"/>
                  <w:szCs w:val="24"/>
                </w:rPr>
                <w:t>What impact on others?</w:t>
              </w:r>
            </w:ins>
            <w:r>
              <w:rPr>
                <w:rFonts w:ascii="Helvetica" w:hAnsi="Helvetica" w:cs="Helvetica"/>
                <w:sz w:val="24"/>
                <w:szCs w:val="24"/>
              </w:rPr>
              <w:t xml:space="preserve"> Which parameters are required to control it … </w:t>
            </w:r>
            <w:proofErr w:type="gramStart"/>
            <w:r>
              <w:rPr>
                <w:rFonts w:ascii="Helvetica" w:hAnsi="Helvetica" w:cs="Helvetica"/>
                <w:sz w:val="24"/>
                <w:szCs w:val="24"/>
              </w:rPr>
              <w:t>etc.</w:t>
            </w:r>
            <w:proofErr w:type="gramEnd"/>
          </w:p>
          <w:p w:rsidR="00E8025F" w:rsidRDefault="00E8025F" w:rsidP="00E8025F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E8025F" w:rsidRDefault="00B51360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 xml:space="preserve">For example the formula </w:t>
            </w:r>
            <w:proofErr w:type="spellStart"/>
            <w:proofErr w:type="gramStart"/>
            <w:r>
              <w:rPr>
                <w:rFonts w:ascii="Helvetica" w:hAnsi="Helvetica" w:cs="Helvetica"/>
                <w:sz w:val="24"/>
                <w:szCs w:val="24"/>
              </w:rPr>
              <w:t>LineChart</w:t>
            </w:r>
            <w:proofErr w:type="spellEnd"/>
            <w:r>
              <w:rPr>
                <w:rFonts w:ascii="Helvetica" w:hAnsi="Helvetica" w:cs="Helvetica"/>
                <w:sz w:val="24"/>
                <w:szCs w:val="24"/>
              </w:rPr>
              <w:t>(</w:t>
            </w:r>
            <w:proofErr w:type="gramEnd"/>
            <w:r>
              <w:rPr>
                <w:rFonts w:ascii="Helvetica" w:hAnsi="Helvetica" w:cs="Helvetica"/>
                <w:sz w:val="24"/>
                <w:szCs w:val="24"/>
              </w:rPr>
              <w:t>) includes</w:t>
            </w:r>
            <w:r w:rsidR="00E8025F">
              <w:rPr>
                <w:rFonts w:ascii="Helvetica" w:hAnsi="Helvetica" w:cs="Helvetica"/>
                <w:sz w:val="24"/>
                <w:szCs w:val="24"/>
              </w:rPr>
              <w:t xml:space="preserve"> today 19 different parameters.</w:t>
            </w:r>
          </w:p>
          <w:p w:rsidR="00E8025F" w:rsidRDefault="00B51360" w:rsidP="00E8025F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>However only 1 parameter is mandatory: the range</w:t>
            </w:r>
            <w:r w:rsidR="00E8025F">
              <w:rPr>
                <w:rFonts w:ascii="Helvetica" w:hAnsi="Helvetica" w:cs="Helvetica"/>
                <w:sz w:val="24"/>
                <w:szCs w:val="24"/>
              </w:rPr>
              <w:t xml:space="preserve"> of data the user needs to plot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646BA8">
              <w:rPr>
                <w:rFonts w:ascii="Helvetica" w:hAnsi="Helvetica" w:cs="Helvetica"/>
                <w:i/>
                <w:sz w:val="24"/>
                <w:szCs w:val="24"/>
              </w:rPr>
              <w:t>linechart</w:t>
            </w:r>
            <w:proofErr w:type="spellEnd"/>
            <w:r w:rsidRPr="00646BA8">
              <w:rPr>
                <w:rFonts w:ascii="Helvetica" w:hAnsi="Helvetica" w:cs="Helvetica"/>
                <w:i/>
                <w:sz w:val="24"/>
                <w:szCs w:val="24"/>
              </w:rPr>
              <w:t>(</w:t>
            </w:r>
            <w:proofErr w:type="gramEnd"/>
            <w:r w:rsidRPr="00646BA8">
              <w:rPr>
                <w:rFonts w:ascii="Helvetica" w:hAnsi="Helvetica" w:cs="Helvetica"/>
                <w:i/>
                <w:sz w:val="24"/>
                <w:szCs w:val="24"/>
              </w:rPr>
              <w:t>A1:A9).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</w:t>
            </w:r>
          </w:p>
          <w:p w:rsidR="00B51360" w:rsidRDefault="00B51360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 xml:space="preserve">Through the other optional parameters it is possible to </w:t>
            </w:r>
            <w:r w:rsidR="00E8025F">
              <w:rPr>
                <w:rFonts w:ascii="Helvetica" w:hAnsi="Helvetica" w:cs="Helvetica"/>
                <w:sz w:val="24"/>
                <w:szCs w:val="24"/>
              </w:rPr>
              <w:t>either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v</w:t>
            </w:r>
            <w:r w:rsidR="00E8025F">
              <w:rPr>
                <w:rFonts w:ascii="Helvetica" w:hAnsi="Helvetica" w:cs="Helvetica"/>
                <w:sz w:val="24"/>
                <w:szCs w:val="24"/>
              </w:rPr>
              <w:t xml:space="preserve">isualize a second </w:t>
            </w:r>
            <w:proofErr w:type="spellStart"/>
            <w:r w:rsidR="00E8025F">
              <w:rPr>
                <w:rFonts w:ascii="Helvetica" w:hAnsi="Helvetica" w:cs="Helvetica"/>
                <w:sz w:val="24"/>
                <w:szCs w:val="24"/>
              </w:rPr>
              <w:t>serie</w:t>
            </w:r>
            <w:proofErr w:type="spellEnd"/>
            <w:r w:rsidR="00E8025F">
              <w:rPr>
                <w:rFonts w:ascii="Helvetica" w:hAnsi="Helvetica" w:cs="Helvetica"/>
                <w:sz w:val="24"/>
                <w:szCs w:val="24"/>
              </w:rPr>
              <w:t xml:space="preserve"> of data;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display a horizonta</w:t>
            </w:r>
            <w:r w:rsidR="00E8025F">
              <w:rPr>
                <w:rFonts w:ascii="Helvetica" w:hAnsi="Helvetica" w:cs="Helvetica"/>
                <w:sz w:val="24"/>
                <w:szCs w:val="24"/>
              </w:rPr>
              <w:t>l line; highlight a given value</w:t>
            </w:r>
            <w:r>
              <w:rPr>
                <w:rFonts w:ascii="Helvetica" w:hAnsi="Helvetica" w:cs="Helvetica"/>
                <w:sz w:val="24"/>
                <w:szCs w:val="24"/>
              </w:rPr>
              <w:t>; modify the thickness and color of lines etc.</w:t>
            </w:r>
          </w:p>
          <w:p w:rsidR="00E8025F" w:rsidRDefault="00E8025F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B51360" w:rsidRDefault="00B6539F" w:rsidP="00B6539F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>The</w:t>
            </w:r>
            <w:r w:rsidR="00B51360">
              <w:rPr>
                <w:rFonts w:ascii="Helvetica" w:hAnsi="Helvetica" w:cs="Helvetica"/>
                <w:sz w:val="24"/>
                <w:szCs w:val="24"/>
              </w:rPr>
              <w:t xml:space="preserve"> same logic applies today to more than 20 different type of micro-charts, accessi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ble through a dedicated toolbar, on which </w:t>
            </w:r>
            <w:r w:rsidR="00B51360">
              <w:rPr>
                <w:rFonts w:ascii="Helvetica" w:hAnsi="Helvetica" w:cs="Helvetica"/>
                <w:sz w:val="24"/>
                <w:szCs w:val="24"/>
              </w:rPr>
              <w:t xml:space="preserve">charts are 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organized in several </w:t>
            </w:r>
            <w:r w:rsidR="00E303E3">
              <w:rPr>
                <w:rFonts w:ascii="Helvetica" w:hAnsi="Helvetica" w:cs="Helvetica"/>
                <w:sz w:val="24"/>
                <w:szCs w:val="24"/>
              </w:rPr>
              <w:t>categories: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Performance, Evolut</w:t>
            </w:r>
            <w:r w:rsidR="00E8025F">
              <w:rPr>
                <w:rFonts w:ascii="Helvetica" w:hAnsi="Helvetica" w:cs="Helvetica"/>
                <w:sz w:val="24"/>
                <w:szCs w:val="24"/>
              </w:rPr>
              <w:t xml:space="preserve">ion, Distribution, Correlation and </w:t>
            </w:r>
            <w:r w:rsidR="00E303E3">
              <w:rPr>
                <w:rFonts w:ascii="Helvetica" w:hAnsi="Helvetica" w:cs="Helvetica"/>
                <w:sz w:val="24"/>
                <w:szCs w:val="24"/>
              </w:rPr>
              <w:t>C</w:t>
            </w:r>
            <w:r>
              <w:rPr>
                <w:rFonts w:ascii="Helvetica" w:hAnsi="Helvetica" w:cs="Helvetica"/>
                <w:sz w:val="24"/>
                <w:szCs w:val="24"/>
              </w:rPr>
              <w:t>omposition.</w:t>
            </w:r>
          </w:p>
          <w:p w:rsidR="00B6539F" w:rsidRDefault="00B6539F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B6539F" w:rsidRPr="00E8025F" w:rsidRDefault="00E8025F" w:rsidP="00E8025F">
            <w:pPr>
              <w:ind w:firstLine="227"/>
              <w:rPr>
                <w:rFonts w:ascii="Helvetica" w:hAnsi="Helvetica" w:cs="Helvetica"/>
                <w:b/>
                <w:sz w:val="24"/>
                <w:szCs w:val="24"/>
              </w:rPr>
            </w:pPr>
            <w:commentRangeStart w:id="19"/>
            <w:r w:rsidRPr="00E8025F">
              <w:rPr>
                <w:rFonts w:ascii="Helvetica" w:hAnsi="Helvetica" w:cs="Helvetica"/>
                <w:b/>
                <w:sz w:val="24"/>
                <w:szCs w:val="24"/>
              </w:rPr>
              <w:t>The benefits</w:t>
            </w:r>
            <w:commentRangeEnd w:id="19"/>
            <w:r w:rsidR="001C0241">
              <w:rPr>
                <w:rStyle w:val="CommentReference"/>
              </w:rPr>
              <w:commentReference w:id="19"/>
            </w:r>
          </w:p>
          <w:p w:rsidR="00B6539F" w:rsidRDefault="00B6539F" w:rsidP="00E8025F">
            <w:pPr>
              <w:rPr>
                <w:rFonts w:ascii="Helvetica" w:hAnsi="Helvetica" w:cs="Helvetica"/>
                <w:sz w:val="24"/>
                <w:szCs w:val="24"/>
              </w:rPr>
            </w:pPr>
          </w:p>
          <w:p w:rsidR="00E303E3" w:rsidRDefault="00E303E3" w:rsidP="00E8025F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 xml:space="preserve">The key advantage of the UDF approach is that </w:t>
            </w:r>
            <w:proofErr w:type="spellStart"/>
            <w:r w:rsidR="00B6539F">
              <w:rPr>
                <w:rFonts w:ascii="Helvetica" w:hAnsi="Helvetica" w:cs="Helvetica"/>
                <w:sz w:val="24"/>
                <w:szCs w:val="24"/>
              </w:rPr>
              <w:t>SfE</w:t>
            </w:r>
            <w:proofErr w:type="spellEnd"/>
            <w:r w:rsidR="00B6539F">
              <w:rPr>
                <w:rFonts w:ascii="Helvetica" w:hAnsi="Helvetica" w:cs="Helvetica"/>
                <w:sz w:val="24"/>
                <w:szCs w:val="24"/>
              </w:rPr>
              <w:t xml:space="preserve"> formulas behave like any standard Excel formula. </w:t>
            </w:r>
          </w:p>
          <w:p w:rsidR="00E303E3" w:rsidRDefault="00E303E3" w:rsidP="00E8025F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E303E3" w:rsidRDefault="00B6539F" w:rsidP="00E8025F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 xml:space="preserve">This means they can be copied and pasted, or dragged across a range. They can contain embedded formulas, or be </w:t>
            </w:r>
            <w:r w:rsidR="00E8025F">
              <w:rPr>
                <w:rFonts w:ascii="Helvetica" w:hAnsi="Helvetica" w:cs="Helvetica"/>
                <w:sz w:val="24"/>
                <w:szCs w:val="24"/>
              </w:rPr>
              <w:t>embedded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in other formulas.</w:t>
            </w:r>
          </w:p>
          <w:p w:rsidR="00B6539F" w:rsidRDefault="00E303E3" w:rsidP="00E8025F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proofErr w:type="spellStart"/>
            <w:r>
              <w:rPr>
                <w:rFonts w:ascii="Helvetica" w:hAnsi="Helvetica" w:cs="Helvetica"/>
                <w:sz w:val="24"/>
                <w:szCs w:val="24"/>
              </w:rPr>
              <w:t>SfE</w:t>
            </w:r>
            <w:proofErr w:type="spellEnd"/>
            <w:r>
              <w:rPr>
                <w:rFonts w:ascii="Helvetica" w:hAnsi="Helvetica" w:cs="Helvetica"/>
                <w:sz w:val="24"/>
                <w:szCs w:val="24"/>
              </w:rPr>
              <w:t xml:space="preserve"> blends into </w:t>
            </w:r>
            <w:proofErr w:type="spellStart"/>
            <w:r>
              <w:rPr>
                <w:rFonts w:ascii="Helvetica" w:hAnsi="Helvetica" w:cs="Helvetica"/>
                <w:sz w:val="24"/>
                <w:szCs w:val="24"/>
              </w:rPr>
              <w:t>excel’s</w:t>
            </w:r>
            <w:proofErr w:type="spellEnd"/>
            <w:r>
              <w:rPr>
                <w:rFonts w:ascii="Helvetica" w:hAnsi="Helvetica" w:cs="Helvetica"/>
                <w:sz w:val="24"/>
                <w:szCs w:val="24"/>
              </w:rPr>
              <w:t xml:space="preserve"> User Interface, t</w:t>
            </w:r>
            <w:r w:rsidR="00B6539F">
              <w:rPr>
                <w:rFonts w:ascii="Helvetica" w:hAnsi="Helvetica" w:cs="Helvetica"/>
                <w:sz w:val="24"/>
                <w:szCs w:val="24"/>
              </w:rPr>
              <w:t xml:space="preserve">his means that the learning curve for intermediate Excel users is extremely </w:t>
            </w:r>
            <w:r>
              <w:rPr>
                <w:rFonts w:ascii="Helvetica" w:hAnsi="Helvetica" w:cs="Helvetica"/>
                <w:sz w:val="24"/>
                <w:szCs w:val="24"/>
              </w:rPr>
              <w:t>steep.</w:t>
            </w:r>
          </w:p>
          <w:p w:rsidR="00E303E3" w:rsidRDefault="00E303E3" w:rsidP="00E8025F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E303E3" w:rsidRDefault="00E303E3" w:rsidP="00E8025F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 xml:space="preserve">As stated </w:t>
            </w:r>
            <w:r w:rsidR="00646BA8">
              <w:rPr>
                <w:rFonts w:ascii="Helvetica" w:hAnsi="Helvetica" w:cs="Helvetica"/>
                <w:sz w:val="24"/>
                <w:szCs w:val="24"/>
              </w:rPr>
              <w:t>earlier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, usually only 1 to 3 parameters are mandatory. Again no need to go through a heavy user manual before creating a chart. </w:t>
            </w:r>
          </w:p>
          <w:p w:rsidR="00E303E3" w:rsidRDefault="00E303E3" w:rsidP="00E8025F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646BA8" w:rsidRDefault="00646BA8" w:rsidP="00E8025F">
            <w:pPr>
              <w:ind w:firstLine="227"/>
              <w:rPr>
                <w:rFonts w:ascii="Helvetica" w:hAnsi="Helvetica" w:cs="Helvetica"/>
                <w:b/>
                <w:sz w:val="24"/>
                <w:szCs w:val="24"/>
              </w:rPr>
            </w:pPr>
            <w:commentRangeStart w:id="20"/>
            <w:r w:rsidRPr="00E8025F">
              <w:rPr>
                <w:rFonts w:ascii="Helvetica" w:hAnsi="Helvetica" w:cs="Helvetica"/>
                <w:b/>
                <w:sz w:val="24"/>
                <w:szCs w:val="24"/>
              </w:rPr>
              <w:t xml:space="preserve">What did it </w:t>
            </w:r>
            <w:r w:rsidR="00E8025F" w:rsidRPr="00E8025F">
              <w:rPr>
                <w:rFonts w:ascii="Helvetica" w:hAnsi="Helvetica" w:cs="Helvetica"/>
                <w:b/>
                <w:sz w:val="24"/>
                <w:szCs w:val="24"/>
              </w:rPr>
              <w:t>change?</w:t>
            </w:r>
            <w:commentRangeEnd w:id="20"/>
            <w:r w:rsidR="001C0241">
              <w:rPr>
                <w:rStyle w:val="CommentReference"/>
              </w:rPr>
              <w:commentReference w:id="20"/>
            </w:r>
          </w:p>
          <w:p w:rsidR="00E8025F" w:rsidRPr="00E8025F" w:rsidRDefault="00E8025F" w:rsidP="00E8025F">
            <w:pPr>
              <w:ind w:firstLine="227"/>
              <w:rPr>
                <w:rFonts w:ascii="Helvetica" w:hAnsi="Helvetica" w:cs="Helvetica"/>
                <w:b/>
                <w:sz w:val="24"/>
                <w:szCs w:val="24"/>
              </w:rPr>
            </w:pPr>
          </w:p>
          <w:p w:rsidR="00F84A60" w:rsidRDefault="00F84A60" w:rsidP="00E8025F">
            <w:pPr>
              <w:ind w:firstLine="227"/>
              <w:rPr>
                <w:ins w:id="21" w:author="Crowther Daphne" w:date="2014-03-07T12:38:00Z"/>
                <w:rFonts w:ascii="Helvetica" w:hAnsi="Helvetica" w:cs="Helvetica"/>
                <w:sz w:val="24"/>
                <w:szCs w:val="24"/>
              </w:rPr>
            </w:pPr>
          </w:p>
          <w:p w:rsidR="00F84A60" w:rsidRDefault="00F84A60" w:rsidP="00E8025F">
            <w:pPr>
              <w:ind w:firstLine="227"/>
              <w:rPr>
                <w:ins w:id="22" w:author="Crowther Daphne" w:date="2014-03-07T12:38:00Z"/>
                <w:rFonts w:ascii="Helvetica" w:hAnsi="Helvetica" w:cs="Helvetica"/>
                <w:sz w:val="24"/>
                <w:szCs w:val="24"/>
              </w:rPr>
            </w:pPr>
          </w:p>
          <w:p w:rsidR="00F84A60" w:rsidRPr="00F84A60" w:rsidRDefault="00F84A60" w:rsidP="00E8025F">
            <w:pPr>
              <w:ind w:firstLine="227"/>
              <w:rPr>
                <w:ins w:id="23" w:author="Crowther Daphne" w:date="2014-03-07T12:38:00Z"/>
                <w:rFonts w:ascii="Helvetica" w:hAnsi="Helvetica" w:cs="Helvetica"/>
                <w:b/>
                <w:sz w:val="24"/>
                <w:szCs w:val="24"/>
                <w:rPrChange w:id="24" w:author="Crowther Daphne" w:date="2014-03-07T12:38:00Z">
                  <w:rPr>
                    <w:ins w:id="25" w:author="Crowther Daphne" w:date="2014-03-07T12:38:00Z"/>
                    <w:rFonts w:ascii="Helvetica" w:hAnsi="Helvetica" w:cs="Helvetica"/>
                    <w:sz w:val="24"/>
                    <w:szCs w:val="24"/>
                  </w:rPr>
                </w:rPrChange>
              </w:rPr>
            </w:pPr>
            <w:ins w:id="26" w:author="Crowther Daphne" w:date="2014-03-07T12:38:00Z">
              <w:r w:rsidRPr="00F84A60">
                <w:rPr>
                  <w:rFonts w:ascii="Helvetica" w:hAnsi="Helvetica" w:cs="Helvetica"/>
                  <w:b/>
                  <w:sz w:val="24"/>
                  <w:szCs w:val="24"/>
                  <w:rPrChange w:id="27" w:author="Crowther Daphne" w:date="2014-03-07T12:38:00Z">
                    <w:rPr>
                      <w:rFonts w:ascii="Helvetica" w:hAnsi="Helvetica" w:cs="Helvetica"/>
                      <w:sz w:val="24"/>
                      <w:szCs w:val="24"/>
                    </w:rPr>
                  </w:rPrChange>
                </w:rPr>
                <w:t>conclusion</w:t>
              </w:r>
            </w:ins>
          </w:p>
          <w:p w:rsidR="00D37B88" w:rsidRDefault="00646BA8" w:rsidP="00E8025F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proofErr w:type="spellStart"/>
            <w:r>
              <w:rPr>
                <w:rFonts w:ascii="Helvetica" w:hAnsi="Helvetica" w:cs="Helvetica"/>
                <w:sz w:val="24"/>
                <w:szCs w:val="24"/>
              </w:rPr>
              <w:t>SfE</w:t>
            </w:r>
            <w:proofErr w:type="spellEnd"/>
            <w:r>
              <w:rPr>
                <w:rFonts w:ascii="Helvetica" w:hAnsi="Helvetica" w:cs="Helvetica"/>
                <w:sz w:val="24"/>
                <w:szCs w:val="24"/>
              </w:rPr>
              <w:t xml:space="preserve"> is</w:t>
            </w:r>
            <w:r w:rsidR="00D37B88">
              <w:rPr>
                <w:rFonts w:ascii="Helvetica" w:hAnsi="Helvetica" w:cs="Helvetica"/>
                <w:sz w:val="24"/>
                <w:szCs w:val="24"/>
              </w:rPr>
              <w:t xml:space="preserve"> today</w:t>
            </w:r>
            <w:r>
              <w:rPr>
                <w:rFonts w:ascii="Helvetica" w:hAnsi="Helvetica" w:cs="Helvetica"/>
                <w:sz w:val="24"/>
                <w:szCs w:val="24"/>
              </w:rPr>
              <w:t xml:space="preserve"> my preferred tool for a quick data analysis and reporting.</w:t>
            </w:r>
          </w:p>
          <w:p w:rsidR="002D0868" w:rsidRDefault="00646BA8" w:rsidP="00E8025F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proofErr w:type="spellStart"/>
            <w:r>
              <w:rPr>
                <w:rFonts w:ascii="Helvetica" w:hAnsi="Helvetica" w:cs="Helvetica"/>
                <w:sz w:val="24"/>
                <w:szCs w:val="24"/>
              </w:rPr>
              <w:t>SfE</w:t>
            </w:r>
            <w:proofErr w:type="spellEnd"/>
            <w:r>
              <w:rPr>
                <w:rFonts w:ascii="Helvetica" w:hAnsi="Helvetica" w:cs="Helvetica"/>
                <w:sz w:val="24"/>
                <w:szCs w:val="24"/>
              </w:rPr>
              <w:t xml:space="preserve"> is a free, </w:t>
            </w:r>
            <w:r w:rsidR="002D0868">
              <w:rPr>
                <w:rFonts w:ascii="Helvetica" w:hAnsi="Helvetica" w:cs="Helvetica"/>
                <w:sz w:val="24"/>
                <w:szCs w:val="24"/>
              </w:rPr>
              <w:t>o</w:t>
            </w:r>
            <w:r>
              <w:rPr>
                <w:rFonts w:ascii="Helvetica" w:hAnsi="Helvetica" w:cs="Helvetica"/>
                <w:sz w:val="24"/>
                <w:szCs w:val="24"/>
              </w:rPr>
              <w:t>pen-source tool. It has been downloaded</w:t>
            </w:r>
            <w:r w:rsidR="002D0868">
              <w:rPr>
                <w:rFonts w:ascii="Helvetica" w:hAnsi="Helvetica" w:cs="Helvetica"/>
                <w:sz w:val="24"/>
                <w:szCs w:val="24"/>
              </w:rPr>
              <w:t xml:space="preserve"> more than 300.000 times (at January 1</w:t>
            </w:r>
            <w:r w:rsidR="002D0868" w:rsidRPr="00E8025F">
              <w:rPr>
                <w:rFonts w:ascii="Helvetica" w:hAnsi="Helvetica" w:cs="Helvetica"/>
                <w:sz w:val="24"/>
                <w:szCs w:val="24"/>
              </w:rPr>
              <w:t>st</w:t>
            </w:r>
            <w:r w:rsidR="002D0868">
              <w:rPr>
                <w:rFonts w:ascii="Helvetica" w:hAnsi="Helvetica" w:cs="Helvetica"/>
                <w:sz w:val="24"/>
                <w:szCs w:val="24"/>
              </w:rPr>
              <w:t xml:space="preserve"> 2014) and is being used by small businesses and large corporations, in all industries, all over the world.</w:t>
            </w:r>
          </w:p>
          <w:p w:rsidR="00646BA8" w:rsidRPr="0076264C" w:rsidRDefault="002D0868" w:rsidP="00E8025F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  <w:proofErr w:type="spellStart"/>
            <w:r>
              <w:rPr>
                <w:rFonts w:ascii="Helvetica" w:hAnsi="Helvetica" w:cs="Helvetica"/>
                <w:sz w:val="24"/>
                <w:szCs w:val="24"/>
              </w:rPr>
              <w:t>SfE</w:t>
            </w:r>
            <w:proofErr w:type="spellEnd"/>
            <w:r>
              <w:rPr>
                <w:rFonts w:ascii="Helvetica" w:hAnsi="Helvetica" w:cs="Helvetica"/>
                <w:sz w:val="24"/>
                <w:szCs w:val="24"/>
              </w:rPr>
              <w:t xml:space="preserve"> has its forum, with more than 700 members </w:t>
            </w:r>
            <w:r w:rsidR="00D37B88">
              <w:rPr>
                <w:rFonts w:ascii="Helvetica" w:hAnsi="Helvetica" w:cs="Helvetica"/>
                <w:sz w:val="24"/>
                <w:szCs w:val="24"/>
              </w:rPr>
              <w:t>providing feedback</w:t>
            </w:r>
            <w:r w:rsidR="00E8025F">
              <w:rPr>
                <w:rFonts w:ascii="Helvetica" w:hAnsi="Helvetica" w:cs="Helvetica"/>
                <w:sz w:val="24"/>
                <w:szCs w:val="24"/>
              </w:rPr>
              <w:t xml:space="preserve"> and examples,</w:t>
            </w:r>
            <w:r w:rsidR="00D37B88">
              <w:rPr>
                <w:rFonts w:ascii="Helvetica" w:hAnsi="Helvetica" w:cs="Helvetica"/>
                <w:sz w:val="24"/>
                <w:szCs w:val="24"/>
              </w:rPr>
              <w:t xml:space="preserve"> so the tool could be improved.</w:t>
            </w: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817FC6" w:rsidRDefault="00E8025F" w:rsidP="00E8025F">
            <w:pPr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>To conclude with some words that might sou</w:t>
            </w:r>
            <w:r w:rsidR="00817FC6">
              <w:rPr>
                <w:rFonts w:ascii="Helvetica" w:hAnsi="Helvetica" w:cs="Helvetica"/>
                <w:sz w:val="24"/>
                <w:szCs w:val="24"/>
              </w:rPr>
              <w:t>n</w:t>
            </w:r>
            <w:r>
              <w:rPr>
                <w:rFonts w:ascii="Helvetica" w:hAnsi="Helvetica" w:cs="Helvetica"/>
                <w:sz w:val="24"/>
                <w:szCs w:val="24"/>
              </w:rPr>
              <w:t>d familiar to som</w:t>
            </w:r>
            <w:r w:rsidR="00817FC6">
              <w:rPr>
                <w:rFonts w:ascii="Helvetica" w:hAnsi="Helvetica" w:cs="Helvetica"/>
                <w:sz w:val="24"/>
                <w:szCs w:val="24"/>
              </w:rPr>
              <w:t>e</w:t>
            </w:r>
          </w:p>
          <w:p w:rsidR="00817FC6" w:rsidRDefault="00817FC6" w:rsidP="00E8025F">
            <w:pPr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 xml:space="preserve">  I worked hard on </w:t>
            </w:r>
            <w:proofErr w:type="spellStart"/>
            <w:r>
              <w:rPr>
                <w:rFonts w:ascii="Helvetica" w:hAnsi="Helvetica" w:cs="Helvetica"/>
                <w:sz w:val="24"/>
                <w:szCs w:val="24"/>
              </w:rPr>
              <w:t>SfE</w:t>
            </w:r>
            <w:proofErr w:type="spellEnd"/>
          </w:p>
          <w:p w:rsidR="00817FC6" w:rsidRDefault="00817FC6" w:rsidP="00E8025F">
            <w:pPr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 xml:space="preserve">  I had fun with this project (</w:t>
            </w:r>
            <w:r w:rsidR="00E8025F">
              <w:rPr>
                <w:rFonts w:ascii="Helvetica" w:hAnsi="Helvetica" w:cs="Helvetica"/>
                <w:sz w:val="24"/>
                <w:szCs w:val="24"/>
              </w:rPr>
              <w:t>and still have</w:t>
            </w:r>
            <w:r>
              <w:rPr>
                <w:rFonts w:ascii="Helvetica" w:hAnsi="Helvetica" w:cs="Helvetica"/>
                <w:sz w:val="24"/>
                <w:szCs w:val="24"/>
              </w:rPr>
              <w:t>…)</w:t>
            </w:r>
          </w:p>
          <w:p w:rsidR="004144FE" w:rsidRPr="0076264C" w:rsidRDefault="00817FC6" w:rsidP="00E8025F">
            <w:pPr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Helvetica" w:hAnsi="Helvetica" w:cs="Helvetica"/>
                <w:sz w:val="24"/>
                <w:szCs w:val="24"/>
              </w:rPr>
              <w:t>SfE</w:t>
            </w:r>
            <w:proofErr w:type="spellEnd"/>
            <w:r>
              <w:rPr>
                <w:rFonts w:ascii="Helvetica" w:hAnsi="Helvetica" w:cs="Helvetica"/>
                <w:sz w:val="24"/>
                <w:szCs w:val="24"/>
              </w:rPr>
              <w:t xml:space="preserve"> might have made (a tiny bit) of history.</w:t>
            </w: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  <w:p w:rsidR="004144FE" w:rsidRPr="0076264C" w:rsidRDefault="004144FE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</w:tc>
      </w:tr>
      <w:tr w:rsidR="009A0765" w:rsidRPr="004144FE" w:rsidTr="004144FE">
        <w:tc>
          <w:tcPr>
            <w:tcW w:w="709" w:type="dxa"/>
          </w:tcPr>
          <w:p w:rsidR="009A0765" w:rsidRPr="004144FE" w:rsidRDefault="009A0765" w:rsidP="0076264C">
            <w:pPr>
              <w:contextualSpacing/>
              <w:rPr>
                <w:lang w:val="en-GB"/>
              </w:rPr>
            </w:pPr>
          </w:p>
        </w:tc>
        <w:tc>
          <w:tcPr>
            <w:tcW w:w="8930" w:type="dxa"/>
          </w:tcPr>
          <w:p w:rsidR="009A0765" w:rsidRPr="0076264C" w:rsidRDefault="009A0765" w:rsidP="0076264C">
            <w:pPr>
              <w:ind w:firstLine="227"/>
              <w:rPr>
                <w:rFonts w:ascii="Helvetica" w:hAnsi="Helvetica" w:cs="Helvetica"/>
                <w:sz w:val="24"/>
                <w:szCs w:val="24"/>
              </w:rPr>
            </w:pPr>
          </w:p>
        </w:tc>
      </w:tr>
    </w:tbl>
    <w:p w:rsidR="004144FE" w:rsidRPr="009E17FF" w:rsidRDefault="004144FE" w:rsidP="009E17FF">
      <w:pPr>
        <w:spacing w:after="0" w:line="240" w:lineRule="auto"/>
        <w:rPr>
          <w:rFonts w:eastAsia="Times New Roman" w:cs="Times New Roman"/>
        </w:rPr>
      </w:pPr>
    </w:p>
    <w:sectPr w:rsidR="004144FE" w:rsidRPr="009E17FF">
      <w:headerReference w:type="default" r:id="rId12"/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Crowther Daphne" w:date="2014-03-07T12:07:00Z" w:initials="DCR">
    <w:p w:rsidR="00486E0C" w:rsidRDefault="00486E0C">
      <w:pPr>
        <w:pStyle w:val="CommentText"/>
      </w:pPr>
      <w:r>
        <w:rPr>
          <w:rStyle w:val="CommentReference"/>
        </w:rPr>
        <w:annotationRef/>
      </w:r>
      <w:r>
        <w:t>Not mentioned previously in the doc</w:t>
      </w:r>
    </w:p>
  </w:comment>
  <w:comment w:id="13" w:author="Crowther Daphne" w:date="2014-03-07T12:25:00Z" w:initials="DCR">
    <w:p w:rsidR="001F35BD" w:rsidRDefault="001F35BD">
      <w:pPr>
        <w:pStyle w:val="CommentText"/>
      </w:pPr>
      <w:r>
        <w:rPr>
          <w:rStyle w:val="CommentReference"/>
        </w:rPr>
        <w:annotationRef/>
      </w:r>
      <w:r>
        <w:t>Second time you use it</w:t>
      </w:r>
    </w:p>
  </w:comment>
  <w:comment w:id="15" w:author="Crowther Daphne" w:date="2014-03-07T12:33:00Z" w:initials="DCR">
    <w:p w:rsidR="001C0241" w:rsidRDefault="001C0241">
      <w:pPr>
        <w:pStyle w:val="CommentText"/>
      </w:pPr>
      <w:r>
        <w:rPr>
          <w:rStyle w:val="CommentReference"/>
        </w:rPr>
        <w:annotationRef/>
      </w:r>
      <w:r>
        <w:t>I would rather have two ideas:</w:t>
      </w:r>
    </w:p>
    <w:p w:rsidR="001C0241" w:rsidRDefault="001C0241" w:rsidP="001C0241">
      <w:pPr>
        <w:pStyle w:val="CommentText"/>
        <w:numPr>
          <w:ilvl w:val="0"/>
          <w:numId w:val="6"/>
        </w:numPr>
      </w:pPr>
      <w:r>
        <w:t>Little experience in programming</w:t>
      </w:r>
    </w:p>
    <w:p w:rsidR="001C0241" w:rsidRDefault="001C0241" w:rsidP="001C0241">
      <w:pPr>
        <w:pStyle w:val="CommentText"/>
        <w:numPr>
          <w:ilvl w:val="0"/>
          <w:numId w:val="6"/>
        </w:numPr>
      </w:pPr>
      <w:r>
        <w:t xml:space="preserve"> You had to learn by yourself programming on the spot</w:t>
      </w:r>
    </w:p>
    <w:p w:rsidR="001C0241" w:rsidRDefault="001C0241" w:rsidP="001C0241">
      <w:pPr>
        <w:pStyle w:val="CommentText"/>
      </w:pPr>
    </w:p>
  </w:comment>
  <w:comment w:id="16" w:author="Crowther Daphne" w:date="2014-03-07T12:35:00Z" w:initials="DCR">
    <w:p w:rsidR="001C0241" w:rsidRDefault="001C0241">
      <w:pPr>
        <w:pStyle w:val="CommentText"/>
      </w:pPr>
      <w:r>
        <w:rPr>
          <w:rStyle w:val="CommentReference"/>
        </w:rPr>
        <w:annotationRef/>
      </w:r>
      <w:r>
        <w:t>You describe the result of your work, but do not describe the result of your work with the initial context that you have developed and the impact on your work</w:t>
      </w:r>
    </w:p>
    <w:p w:rsidR="001C0241" w:rsidRDefault="001C0241">
      <w:pPr>
        <w:pStyle w:val="CommentText"/>
      </w:pPr>
    </w:p>
  </w:comment>
  <w:comment w:id="19" w:author="Crowther Daphne" w:date="2014-03-07T12:37:00Z" w:initials="DCR">
    <w:p w:rsidR="001C0241" w:rsidRDefault="001C0241">
      <w:pPr>
        <w:pStyle w:val="CommentText"/>
      </w:pPr>
      <w:r>
        <w:rPr>
          <w:rStyle w:val="CommentReference"/>
        </w:rPr>
        <w:annotationRef/>
      </w:r>
      <w:r>
        <w:t>Same comment as above, no description of the results on your work described in the context – Example of one report using that development</w:t>
      </w:r>
    </w:p>
  </w:comment>
  <w:comment w:id="20" w:author="Crowther Daphne" w:date="2014-03-07T12:38:00Z" w:initials="DCR">
    <w:p w:rsidR="001C0241" w:rsidRDefault="001C0241">
      <w:pPr>
        <w:pStyle w:val="CommentText"/>
      </w:pPr>
      <w:r>
        <w:rPr>
          <w:rStyle w:val="CommentReference"/>
        </w:rPr>
        <w:annotationRef/>
      </w:r>
      <w:r>
        <w:t xml:space="preserve">Same comment as above. Can you link it to work 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4264" w:rsidRDefault="00D64264" w:rsidP="004144FE">
      <w:pPr>
        <w:spacing w:after="0" w:line="240" w:lineRule="auto"/>
      </w:pPr>
      <w:r>
        <w:separator/>
      </w:r>
    </w:p>
  </w:endnote>
  <w:endnote w:type="continuationSeparator" w:id="0">
    <w:p w:rsidR="00D64264" w:rsidRDefault="00D64264" w:rsidP="00414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30204"/>
    <w:charset w:val="00"/>
    <w:family w:val="swiss"/>
    <w:pitch w:val="variable"/>
    <w:sig w:usb0="00000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4264" w:rsidRDefault="00D64264" w:rsidP="004144FE">
      <w:pPr>
        <w:spacing w:after="0" w:line="240" w:lineRule="auto"/>
      </w:pPr>
      <w:r>
        <w:separator/>
      </w:r>
    </w:p>
  </w:footnote>
  <w:footnote w:type="continuationSeparator" w:id="0">
    <w:p w:rsidR="00D64264" w:rsidRDefault="00D64264" w:rsidP="004144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0A21" w:rsidRDefault="00EC0A21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50E70E86" wp14:editId="50E70E87">
          <wp:simplePos x="0" y="0"/>
          <wp:positionH relativeFrom="column">
            <wp:posOffset>5568315</wp:posOffset>
          </wp:positionH>
          <wp:positionV relativeFrom="paragraph">
            <wp:posOffset>51435</wp:posOffset>
          </wp:positionV>
          <wp:extent cx="1107440" cy="33147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_eu_logo_RGB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7440" cy="3314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0C486A"/>
    <w:multiLevelType w:val="hybridMultilevel"/>
    <w:tmpl w:val="7D1C0A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5E1B73"/>
    <w:multiLevelType w:val="hybridMultilevel"/>
    <w:tmpl w:val="897037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A61D65"/>
    <w:multiLevelType w:val="hybridMultilevel"/>
    <w:tmpl w:val="7406736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722CE3"/>
    <w:multiLevelType w:val="multilevel"/>
    <w:tmpl w:val="5BE2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C554D0"/>
    <w:multiLevelType w:val="hybridMultilevel"/>
    <w:tmpl w:val="429497E2"/>
    <w:lvl w:ilvl="0" w:tplc="04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revisionView w:formatting="0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7FF"/>
    <w:rsid w:val="00035B84"/>
    <w:rsid w:val="000C4130"/>
    <w:rsid w:val="00103D7C"/>
    <w:rsid w:val="001C0241"/>
    <w:rsid w:val="001D272A"/>
    <w:rsid w:val="001F35BD"/>
    <w:rsid w:val="00260C20"/>
    <w:rsid w:val="002D0868"/>
    <w:rsid w:val="00321A97"/>
    <w:rsid w:val="0033287F"/>
    <w:rsid w:val="00365CC3"/>
    <w:rsid w:val="0038315F"/>
    <w:rsid w:val="004144FE"/>
    <w:rsid w:val="00486E0C"/>
    <w:rsid w:val="004F45D7"/>
    <w:rsid w:val="00551B0B"/>
    <w:rsid w:val="00624BF7"/>
    <w:rsid w:val="00646BA8"/>
    <w:rsid w:val="00650FD8"/>
    <w:rsid w:val="0076264C"/>
    <w:rsid w:val="00806915"/>
    <w:rsid w:val="00817FC6"/>
    <w:rsid w:val="008218CD"/>
    <w:rsid w:val="009A0765"/>
    <w:rsid w:val="009E17FF"/>
    <w:rsid w:val="00A07892"/>
    <w:rsid w:val="00A30120"/>
    <w:rsid w:val="00B51360"/>
    <w:rsid w:val="00B6539F"/>
    <w:rsid w:val="00C611CC"/>
    <w:rsid w:val="00CB3AF0"/>
    <w:rsid w:val="00D33572"/>
    <w:rsid w:val="00D37B88"/>
    <w:rsid w:val="00D57A76"/>
    <w:rsid w:val="00D64264"/>
    <w:rsid w:val="00E303E3"/>
    <w:rsid w:val="00E8025F"/>
    <w:rsid w:val="00E92741"/>
    <w:rsid w:val="00EC0A21"/>
    <w:rsid w:val="00F8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E70D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1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cenoneditable">
    <w:name w:val="mcenoneditable"/>
    <w:basedOn w:val="DefaultParagraphFont"/>
    <w:rsid w:val="009E17FF"/>
  </w:style>
  <w:style w:type="character" w:styleId="Strong">
    <w:name w:val="Strong"/>
    <w:basedOn w:val="DefaultParagraphFont"/>
    <w:uiPriority w:val="22"/>
    <w:qFormat/>
    <w:rsid w:val="009E17FF"/>
    <w:rPr>
      <w:b/>
      <w:bCs/>
    </w:rPr>
  </w:style>
  <w:style w:type="character" w:styleId="Emphasis">
    <w:name w:val="Emphasis"/>
    <w:basedOn w:val="DefaultParagraphFont"/>
    <w:uiPriority w:val="20"/>
    <w:qFormat/>
    <w:rsid w:val="009E17F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E17FF"/>
    <w:rPr>
      <w:color w:val="0000FF"/>
      <w:u w:val="single"/>
    </w:rPr>
  </w:style>
  <w:style w:type="table" w:styleId="TableGrid">
    <w:name w:val="Table Grid"/>
    <w:basedOn w:val="TableNormal"/>
    <w:uiPriority w:val="59"/>
    <w:rsid w:val="004144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144FE"/>
    <w:pPr>
      <w:spacing w:after="0" w:line="240" w:lineRule="auto"/>
      <w:ind w:left="720"/>
      <w:contextualSpacing/>
    </w:pPr>
    <w:rPr>
      <w:rFonts w:eastAsia="MS Mincho" w:cstheme="minorHAnsi"/>
      <w:sz w:val="24"/>
      <w:szCs w:val="24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4144F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4FE"/>
  </w:style>
  <w:style w:type="paragraph" w:styleId="Footer">
    <w:name w:val="footer"/>
    <w:basedOn w:val="Normal"/>
    <w:link w:val="FooterChar"/>
    <w:uiPriority w:val="99"/>
    <w:unhideWhenUsed/>
    <w:rsid w:val="004144F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4FE"/>
  </w:style>
  <w:style w:type="character" w:styleId="CommentReference">
    <w:name w:val="annotation reference"/>
    <w:basedOn w:val="DefaultParagraphFont"/>
    <w:uiPriority w:val="99"/>
    <w:semiHidden/>
    <w:unhideWhenUsed/>
    <w:rsid w:val="00486E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6E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6E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6E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6E0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E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E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1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cenoneditable">
    <w:name w:val="mcenoneditable"/>
    <w:basedOn w:val="DefaultParagraphFont"/>
    <w:rsid w:val="009E17FF"/>
  </w:style>
  <w:style w:type="character" w:styleId="Strong">
    <w:name w:val="Strong"/>
    <w:basedOn w:val="DefaultParagraphFont"/>
    <w:uiPriority w:val="22"/>
    <w:qFormat/>
    <w:rsid w:val="009E17FF"/>
    <w:rPr>
      <w:b/>
      <w:bCs/>
    </w:rPr>
  </w:style>
  <w:style w:type="character" w:styleId="Emphasis">
    <w:name w:val="Emphasis"/>
    <w:basedOn w:val="DefaultParagraphFont"/>
    <w:uiPriority w:val="20"/>
    <w:qFormat/>
    <w:rsid w:val="009E17F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E17FF"/>
    <w:rPr>
      <w:color w:val="0000FF"/>
      <w:u w:val="single"/>
    </w:rPr>
  </w:style>
  <w:style w:type="table" w:styleId="TableGrid">
    <w:name w:val="Table Grid"/>
    <w:basedOn w:val="TableNormal"/>
    <w:uiPriority w:val="59"/>
    <w:rsid w:val="004144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144FE"/>
    <w:pPr>
      <w:spacing w:after="0" w:line="240" w:lineRule="auto"/>
      <w:ind w:left="720"/>
      <w:contextualSpacing/>
    </w:pPr>
    <w:rPr>
      <w:rFonts w:eastAsia="MS Mincho" w:cstheme="minorHAnsi"/>
      <w:sz w:val="24"/>
      <w:szCs w:val="24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4144F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4FE"/>
  </w:style>
  <w:style w:type="paragraph" w:styleId="Footer">
    <w:name w:val="footer"/>
    <w:basedOn w:val="Normal"/>
    <w:link w:val="FooterChar"/>
    <w:uiPriority w:val="99"/>
    <w:unhideWhenUsed/>
    <w:rsid w:val="004144F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4FE"/>
  </w:style>
  <w:style w:type="character" w:styleId="CommentReference">
    <w:name w:val="annotation reference"/>
    <w:basedOn w:val="DefaultParagraphFont"/>
    <w:uiPriority w:val="99"/>
    <w:semiHidden/>
    <w:unhideWhenUsed/>
    <w:rsid w:val="00486E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6E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6E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6E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6E0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E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E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35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02290E598C724CB0583FCF212BCF3E" ma:contentTypeVersion="0" ma:contentTypeDescription="Create a new document." ma:contentTypeScope="" ma:versionID="c4e15dadf8cf3066d32d10115e37e86b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CE24AAAE-79CB-424F-AF9A-36FE5A89FD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265FE2AE-94D9-4949-8469-2CDF9FD07D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60B040-00AB-4712-8190-16D057D53BF5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1122</Words>
  <Characters>6400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Amazon.com</Company>
  <LinksUpToDate>false</LinksUpToDate>
  <CharactersWithSpaces>7507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hauptj</dc:creator>
  <cp:lastModifiedBy>daphne crowther</cp:lastModifiedBy>
  <cp:revision>10</cp:revision>
  <dcterms:created xsi:type="dcterms:W3CDTF">2014-03-06T17:18:00Z</dcterms:created>
  <dcterms:modified xsi:type="dcterms:W3CDTF">2014-03-06T21:58:00Z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0x0101001602290E598C724CB0583FCF212BCF3E</vt:lpwstr>
  </property>
</Properties>
</file>